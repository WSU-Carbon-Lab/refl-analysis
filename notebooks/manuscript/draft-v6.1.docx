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7BBE6" w14:textId="22089CC4" w:rsidR="00C83063" w:rsidRPr="008370C5" w:rsidRDefault="00C83063" w:rsidP="008370C5">
      <w:pPr>
        <w:pStyle w:val="Title"/>
      </w:pPr>
      <w:bookmarkStart w:id="0" w:name="OLE_LINK1"/>
      <w:r w:rsidRPr="008370C5">
        <w:t xml:space="preserve">Sub-monolayer tracking of molecular </w:t>
      </w:r>
      <w:r w:rsidR="005270E1" w:rsidRPr="008370C5">
        <w:t>evolution</w:t>
      </w:r>
      <w:r w:rsidR="0074343C" w:rsidRPr="008370C5">
        <w:t xml:space="preserve"> </w:t>
      </w:r>
      <w:r w:rsidR="002C28F0" w:rsidRPr="008370C5">
        <w:t>at</w:t>
      </w:r>
      <w:r w:rsidR="0074343C" w:rsidRPr="008370C5">
        <w:t xml:space="preserve"> buried interfaces </w:t>
      </w:r>
      <w:r w:rsidR="0057531B" w:rsidRPr="008370C5">
        <w:br/>
      </w:r>
      <w:r w:rsidR="00371DD4" w:rsidRPr="008370C5">
        <w:t>via optical tensor</w:t>
      </w:r>
      <w:r w:rsidR="00F85FAE" w:rsidRPr="008370C5">
        <w:t>-informed resonant X-ray scattering</w:t>
      </w:r>
    </w:p>
    <w:bookmarkEnd w:id="0"/>
    <w:p w14:paraId="77A10A6C" w14:textId="5BDF319D" w:rsidR="005B1096" w:rsidRPr="00085542" w:rsidRDefault="005B1096" w:rsidP="007F57E9">
      <w:pPr>
        <w:pStyle w:val="NoSpacing"/>
      </w:pPr>
      <w:r w:rsidRPr="00085542">
        <w:t>Harlan Heilman</w:t>
      </w:r>
      <w:r w:rsidRPr="00085542">
        <w:rPr>
          <w:vertAlign w:val="superscript"/>
        </w:rPr>
        <w:t>1</w:t>
      </w:r>
      <w:r w:rsidRPr="00085542">
        <w:t xml:space="preserve">, </w:t>
      </w:r>
      <w:r w:rsidR="006655E7" w:rsidRPr="00085542">
        <w:t>Emily Biegler</w:t>
      </w:r>
      <w:r w:rsidR="006655E7" w:rsidRPr="00085542">
        <w:rPr>
          <w:vertAlign w:val="superscript"/>
        </w:rPr>
        <w:t>1</w:t>
      </w:r>
      <w:r w:rsidR="006655E7" w:rsidRPr="00085542">
        <w:t xml:space="preserve">, </w:t>
      </w:r>
      <w:r w:rsidR="006655E7">
        <w:t xml:space="preserve">Sushil </w:t>
      </w:r>
      <w:r w:rsidR="006655E7" w:rsidRPr="00224ADB">
        <w:t>Adhikari</w:t>
      </w:r>
      <w:r w:rsidR="006655E7">
        <w:rPr>
          <w:vertAlign w:val="superscript"/>
        </w:rPr>
        <w:t>1</w:t>
      </w:r>
      <w:r w:rsidR="006655E7">
        <w:t xml:space="preserve">, </w:t>
      </w:r>
      <w:r w:rsidRPr="00085542">
        <w:t>Victor Murcia</w:t>
      </w:r>
      <w:r w:rsidRPr="00085542">
        <w:rPr>
          <w:vertAlign w:val="superscript"/>
        </w:rPr>
        <w:t>2</w:t>
      </w:r>
      <w:r w:rsidRPr="00085542">
        <w:t>, Tanner Melody</w:t>
      </w:r>
      <w:r w:rsidRPr="00085542">
        <w:rPr>
          <w:vertAlign w:val="superscript"/>
        </w:rPr>
        <w:t>1</w:t>
      </w:r>
      <w:r w:rsidRPr="00085542">
        <w:t>, Fred Woodall</w:t>
      </w:r>
      <w:r w:rsidRPr="00085542">
        <w:rPr>
          <w:vertAlign w:val="superscript"/>
        </w:rPr>
        <w:t>1</w:t>
      </w:r>
      <w:r w:rsidRPr="00085542">
        <w:t xml:space="preserve">, </w:t>
      </w:r>
      <w:r w:rsidR="008B66C9">
        <w:t>Lars Thompson</w:t>
      </w:r>
      <w:r w:rsidR="00B00472">
        <w:rPr>
          <w:vertAlign w:val="superscript"/>
        </w:rPr>
        <w:t>3</w:t>
      </w:r>
      <w:r w:rsidR="008B66C9">
        <w:t xml:space="preserve">, </w:t>
      </w:r>
      <w:r w:rsidRPr="00085542">
        <w:t>Obaid Alqahtani</w:t>
      </w:r>
      <w:r w:rsidR="00687241" w:rsidRPr="00085542">
        <w:rPr>
          <w:vertAlign w:val="superscript"/>
        </w:rPr>
        <w:t>2</w:t>
      </w:r>
      <w:r w:rsidRPr="00085542">
        <w:rPr>
          <w:vertAlign w:val="superscript"/>
        </w:rPr>
        <w:t>,</w:t>
      </w:r>
      <w:r w:rsidR="00B00472">
        <w:rPr>
          <w:vertAlign w:val="superscript"/>
        </w:rPr>
        <w:t>4</w:t>
      </w:r>
      <w:r w:rsidRPr="00085542">
        <w:t>, Brian A. Collins</w:t>
      </w:r>
      <w:r w:rsidRPr="00085542">
        <w:rPr>
          <w:vertAlign w:val="superscript"/>
        </w:rPr>
        <w:t>1,2*</w:t>
      </w:r>
    </w:p>
    <w:p w14:paraId="7F748764" w14:textId="77777777" w:rsidR="005B1096" w:rsidRPr="0071122D" w:rsidRDefault="005B1096" w:rsidP="007F57E9">
      <w:pPr>
        <w:pStyle w:val="Affiliations"/>
      </w:pPr>
      <w:r w:rsidRPr="007F57E9">
        <w:rPr>
          <w:vertAlign w:val="superscript"/>
        </w:rPr>
        <w:t>1</w:t>
      </w:r>
      <w:r w:rsidRPr="0071122D">
        <w:t>Department of Physics and Astronomy, Washington State University, Pullman, Washington 99164, USA</w:t>
      </w:r>
    </w:p>
    <w:p w14:paraId="11CF4413" w14:textId="6E0636E3" w:rsidR="005B1096" w:rsidRDefault="005B1096" w:rsidP="007F57E9">
      <w:pPr>
        <w:pStyle w:val="Affiliations"/>
      </w:pPr>
      <w:r w:rsidRPr="007F57E9">
        <w:rPr>
          <w:vertAlign w:val="superscript"/>
        </w:rPr>
        <w:t>2</w:t>
      </w:r>
      <w:r w:rsidRPr="0071122D">
        <w:t>Department of Materials Science and Engineering, Washington State University, Pullman, Washington 99164, USA</w:t>
      </w:r>
    </w:p>
    <w:p w14:paraId="43D8C500" w14:textId="0731BAFC" w:rsidR="00214482" w:rsidRDefault="00A97575" w:rsidP="007F57E9">
      <w:pPr>
        <w:pStyle w:val="Affiliations"/>
      </w:pPr>
      <w:r>
        <w:rPr>
          <w:vertAlign w:val="superscript"/>
        </w:rPr>
        <w:t>3</w:t>
      </w:r>
      <w:r>
        <w:t>Australian Synchrotron, ANSTO, Clayton, VIC, Australia</w:t>
      </w:r>
    </w:p>
    <w:p w14:paraId="57320EFC" w14:textId="45DC8E79" w:rsidR="00B00472" w:rsidRPr="0071122D" w:rsidRDefault="00DE0213" w:rsidP="007F57E9">
      <w:pPr>
        <w:pStyle w:val="Affiliations"/>
      </w:pPr>
      <w:r w:rsidRPr="007F57E9">
        <w:rPr>
          <w:vertAlign w:val="superscript"/>
        </w:rPr>
        <w:t>4</w:t>
      </w:r>
      <w:r w:rsidR="005B1096" w:rsidRPr="0071122D">
        <w:t xml:space="preserve">Department of Physics, Prince Satam bin </w:t>
      </w:r>
      <w:r w:rsidR="005B1096" w:rsidRPr="007F57E9">
        <w:t>Abdulaziz</w:t>
      </w:r>
      <w:r w:rsidR="005B1096" w:rsidRPr="0071122D">
        <w:t xml:space="preserve"> University, Alkharj 11942, KSA</w:t>
      </w:r>
    </w:p>
    <w:p w14:paraId="11A6DF9D" w14:textId="188C8B89" w:rsidR="005B1096" w:rsidRPr="008D3035" w:rsidRDefault="005B1096" w:rsidP="007F57E9">
      <w:pPr>
        <w:pStyle w:val="Affiliations"/>
      </w:pPr>
    </w:p>
    <w:p w14:paraId="15573E5C" w14:textId="20F61C3F" w:rsidR="005B1096" w:rsidRPr="00C944CE" w:rsidRDefault="006300D8" w:rsidP="00F97728">
      <w:pPr>
        <w:pStyle w:val="Abstract"/>
        <w:ind w:left="864" w:right="864"/>
        <w:sectPr w:rsidR="005B1096" w:rsidRPr="00C944CE" w:rsidSect="005B1096">
          <w:footerReference w:type="default" r:id="rId11"/>
          <w:type w:val="continuous"/>
          <w:pgSz w:w="12240" w:h="15840"/>
          <w:pgMar w:top="1080" w:right="1080" w:bottom="1080" w:left="1080" w:header="720" w:footer="720" w:gutter="0"/>
          <w:cols w:space="720"/>
          <w:docGrid w:linePitch="360"/>
        </w:sectPr>
      </w:pPr>
      <w:r>
        <w:t>P</w:t>
      </w:r>
      <w:r w:rsidR="005208DF">
        <w:t>henomena</w:t>
      </w:r>
      <w:r w:rsidR="007F6A41">
        <w:t xml:space="preserve"> responsible for emerging </w:t>
      </w:r>
      <w:r w:rsidR="00AF170F">
        <w:t xml:space="preserve">technologies </w:t>
      </w:r>
      <w:r w:rsidR="00346EEA">
        <w:t xml:space="preserve">originate from </w:t>
      </w:r>
      <w:r w:rsidR="006A66B2">
        <w:t xml:space="preserve">the </w:t>
      </w:r>
      <w:r w:rsidR="00BB77AC">
        <w:t>depth-</w:t>
      </w:r>
      <w:r w:rsidR="006A66B2">
        <w:t xml:space="preserve">evolution of </w:t>
      </w:r>
      <w:r w:rsidR="00346EEA">
        <w:t>novel</w:t>
      </w:r>
      <w:r w:rsidR="00B62105">
        <w:t xml:space="preserve"> molecular</w:t>
      </w:r>
      <w:r w:rsidR="00346EEA">
        <w:t xml:space="preserve"> states</w:t>
      </w:r>
      <w:r w:rsidR="006A66B2">
        <w:t xml:space="preserve"> </w:t>
      </w:r>
      <w:r w:rsidR="00346EEA">
        <w:t>at buried interfaces.</w:t>
      </w:r>
      <w:r w:rsidR="0088649E" w:rsidRPr="00C944CE">
        <w:t xml:space="preserve"> </w:t>
      </w:r>
      <w:r w:rsidR="000446B9" w:rsidRPr="00C944CE">
        <w:t xml:space="preserve">Yet quantitatively </w:t>
      </w:r>
      <w:r w:rsidR="007A29F7" w:rsidRPr="00C944CE">
        <w:t xml:space="preserve">resolving this </w:t>
      </w:r>
      <w:r w:rsidR="00654338">
        <w:t xml:space="preserve">buried </w:t>
      </w:r>
      <w:r w:rsidR="007A29F7" w:rsidRPr="00C944CE">
        <w:t>evolution</w:t>
      </w:r>
      <w:r w:rsidR="00001E5B" w:rsidRPr="00C944CE">
        <w:t>, especially for molecular orientation</w:t>
      </w:r>
      <w:r w:rsidR="00654338">
        <w:t>, conformation,</w:t>
      </w:r>
      <w:r w:rsidR="00001E5B" w:rsidRPr="00C944CE">
        <w:t xml:space="preserve"> and chemical state </w:t>
      </w:r>
      <w:r w:rsidR="00F15E6E">
        <w:t>i</w:t>
      </w:r>
      <w:r w:rsidR="00491069">
        <w:t>s out of reach in most cases</w:t>
      </w:r>
      <w:r w:rsidR="002959B7" w:rsidRPr="00C944CE">
        <w:t xml:space="preserve">. </w:t>
      </w:r>
      <w:r w:rsidR="002A5637">
        <w:t>R</w:t>
      </w:r>
      <w:r w:rsidR="00967A55" w:rsidRPr="00C944CE">
        <w:t>esonant scatter</w:t>
      </w:r>
      <w:r w:rsidR="00AB4435">
        <w:t>ing has</w:t>
      </w:r>
      <w:r w:rsidR="00967A55" w:rsidRPr="00C944CE">
        <w:t xml:space="preserve"> demonstrated sensitivity to </w:t>
      </w:r>
      <w:r w:rsidR="008211AE" w:rsidRPr="00C944CE">
        <w:t xml:space="preserve">these </w:t>
      </w:r>
      <w:r w:rsidR="0031550D">
        <w:t>states at a local level but is</w:t>
      </w:r>
      <w:r w:rsidR="00307EAC" w:rsidRPr="00C944CE">
        <w:t xml:space="preserve"> </w:t>
      </w:r>
      <w:r w:rsidR="003A7560">
        <w:t xml:space="preserve">limited </w:t>
      </w:r>
      <w:r w:rsidR="000C4751">
        <w:t>due to a lack of accurate interpretive models</w:t>
      </w:r>
      <w:r w:rsidR="00307EAC" w:rsidRPr="00C944CE">
        <w:t xml:space="preserve">. </w:t>
      </w:r>
      <w:r w:rsidR="00B9689C">
        <w:t>We</w:t>
      </w:r>
      <w:r w:rsidR="00B9689C" w:rsidRPr="00C944CE">
        <w:t xml:space="preserve"> </w:t>
      </w:r>
      <w:r w:rsidR="00F0700F" w:rsidRPr="00C944CE">
        <w:t>leverag</w:t>
      </w:r>
      <w:r w:rsidR="00B9689C">
        <w:t>e</w:t>
      </w:r>
      <w:r w:rsidR="00F0700F" w:rsidRPr="00C944CE">
        <w:t xml:space="preserve"> a machine learning</w:t>
      </w:r>
      <w:r w:rsidR="00C56F18" w:rsidRPr="00C944CE">
        <w:t xml:space="preserve"> (ML)</w:t>
      </w:r>
      <w:r w:rsidR="00800A7B">
        <w:t>-</w:t>
      </w:r>
      <w:r w:rsidR="00F0700F" w:rsidRPr="00C944CE">
        <w:t>optimized optical tensor model</w:t>
      </w:r>
      <w:r w:rsidR="00635CE7">
        <w:t xml:space="preserve"> </w:t>
      </w:r>
      <w:r w:rsidR="006318FF">
        <w:t>to analyze</w:t>
      </w:r>
      <w:r w:rsidR="00635CE7">
        <w:t xml:space="preserve"> </w:t>
      </w:r>
      <w:r w:rsidR="002A5637" w:rsidRPr="00C944CE">
        <w:t>polarized resonant soft X-ray reflectivity (PXR)</w:t>
      </w:r>
      <w:r w:rsidR="006318FF">
        <w:t xml:space="preserve"> </w:t>
      </w:r>
      <w:r w:rsidR="00C56D81">
        <w:t>from</w:t>
      </w:r>
      <w:r w:rsidR="0040712F">
        <w:t xml:space="preserve"> molecular thin films</w:t>
      </w:r>
      <w:r w:rsidR="006318FF">
        <w:t xml:space="preserve">. </w:t>
      </w:r>
      <w:r w:rsidR="00665641">
        <w:t>This new analysis</w:t>
      </w:r>
      <w:r w:rsidR="00093245">
        <w:t xml:space="preserve"> </w:t>
      </w:r>
      <w:r w:rsidR="00093245" w:rsidRPr="00C944CE">
        <w:t>establish</w:t>
      </w:r>
      <w:r w:rsidR="00665641">
        <w:t>es</w:t>
      </w:r>
      <w:r w:rsidR="00093245" w:rsidRPr="00C944CE">
        <w:t xml:space="preserve"> the</w:t>
      </w:r>
      <w:r w:rsidR="00093245">
        <w:t xml:space="preserve"> direct </w:t>
      </w:r>
      <w:r w:rsidR="00665641">
        <w:t xml:space="preserve">and quantitative </w:t>
      </w:r>
      <w:r w:rsidR="00093245">
        <w:t xml:space="preserve">interpretation of molecular </w:t>
      </w:r>
      <w:r w:rsidR="0017287F">
        <w:t xml:space="preserve">orientation and packing states as a function of </w:t>
      </w:r>
      <w:r w:rsidR="00486BEB" w:rsidRPr="00C944CE">
        <w:t>depth</w:t>
      </w:r>
      <w:r w:rsidR="00544726">
        <w:t xml:space="preserve"> with sub-monolayer resolution</w:t>
      </w:r>
      <w:r w:rsidR="00CA3ADD">
        <w:t xml:space="preserve"> – reaching beyond the diffraction limit</w:t>
      </w:r>
      <w:r w:rsidR="00BB346B" w:rsidRPr="00C944CE">
        <w:t xml:space="preserve">. </w:t>
      </w:r>
      <w:r w:rsidR="002B104D">
        <w:t xml:space="preserve">Instead of </w:t>
      </w:r>
      <w:r w:rsidR="00C51BE9">
        <w:t xml:space="preserve">the </w:t>
      </w:r>
      <w:r w:rsidR="005E76A5">
        <w:t xml:space="preserve">expected </w:t>
      </w:r>
      <w:r w:rsidR="00575D2D">
        <w:t xml:space="preserve">molecular alignment based on </w:t>
      </w:r>
      <w:r w:rsidR="002B104D">
        <w:t>substrate patterning, w</w:t>
      </w:r>
      <w:r w:rsidR="00692F48">
        <w:t>e discover</w:t>
      </w:r>
      <w:r w:rsidR="00907E82">
        <w:t xml:space="preserve"> </w:t>
      </w:r>
      <w:r w:rsidR="007831AD">
        <w:t xml:space="preserve">a gradient </w:t>
      </w:r>
      <w:r w:rsidR="00C542F7">
        <w:t>evolution</w:t>
      </w:r>
      <w:r w:rsidR="005E5BAA">
        <w:t xml:space="preserve"> of molecular behavior </w:t>
      </w:r>
      <w:r w:rsidR="00FF0A46">
        <w:t xml:space="preserve">indicative of competing surface </w:t>
      </w:r>
      <w:r w:rsidR="002A2647">
        <w:t xml:space="preserve">versus bulk </w:t>
      </w:r>
      <w:r w:rsidR="00ED3BF6">
        <w:t>dynamics</w:t>
      </w:r>
      <w:r w:rsidR="00C542F7">
        <w:t xml:space="preserve"> </w:t>
      </w:r>
      <w:r w:rsidR="00231B22">
        <w:t>at the interface</w:t>
      </w:r>
      <w:r w:rsidR="00C8602B">
        <w:t xml:space="preserve"> </w:t>
      </w:r>
      <w:r w:rsidR="002A2647">
        <w:t xml:space="preserve">that define </w:t>
      </w:r>
      <w:r w:rsidR="0077517F">
        <w:t xml:space="preserve">the final molecular </w:t>
      </w:r>
      <w:r w:rsidR="00C64A54">
        <w:t xml:space="preserve">interfacial </w:t>
      </w:r>
      <w:r w:rsidR="0077517F">
        <w:t>state</w:t>
      </w:r>
      <w:r w:rsidR="00C64A54">
        <w:t>s</w:t>
      </w:r>
      <w:r>
        <w:t>.</w:t>
      </w:r>
      <w:r w:rsidR="00892AC9">
        <w:t xml:space="preserve"> Th</w:t>
      </w:r>
      <w:r w:rsidR="00DB1FA5">
        <w:t>is</w:t>
      </w:r>
      <w:r w:rsidR="00892AC9">
        <w:t xml:space="preserve"> </w:t>
      </w:r>
      <w:r w:rsidR="009914B5">
        <w:t xml:space="preserve">insight into buried </w:t>
      </w:r>
      <w:r w:rsidR="002025DC">
        <w:t xml:space="preserve">interfacial </w:t>
      </w:r>
      <w:r w:rsidR="00565844">
        <w:t xml:space="preserve">formation and final </w:t>
      </w:r>
      <w:r w:rsidR="009914B5">
        <w:t xml:space="preserve">structure opens </w:t>
      </w:r>
      <w:r w:rsidR="002025DC">
        <w:t xml:space="preserve">possibilities in </w:t>
      </w:r>
      <w:r w:rsidR="00565844">
        <w:t xml:space="preserve">controlling interfacial states in </w:t>
      </w:r>
      <w:r w:rsidR="002025DC">
        <w:t>next</w:t>
      </w:r>
      <w:r w:rsidR="00D75C25">
        <w:t>-</w:t>
      </w:r>
      <w:r w:rsidR="002025DC">
        <w:t>generation technologies.</w:t>
      </w:r>
    </w:p>
    <w:p w14:paraId="3D134767" w14:textId="70EFC00C" w:rsidR="00620524" w:rsidRDefault="00DA01AC" w:rsidP="007F57E9">
      <w:pPr>
        <w:pStyle w:val="MainText"/>
      </w:pPr>
      <w:bookmarkStart w:id="1" w:name="OLE_LINK4"/>
      <w:bookmarkStart w:id="2" w:name="OLE_LINK2"/>
      <w:r w:rsidRPr="008D3035">
        <w:t>The m</w:t>
      </w:r>
      <w:r w:rsidR="0049465E" w:rsidRPr="008D3035">
        <w:t>olecular orientation</w:t>
      </w:r>
      <w:r w:rsidR="0076105F">
        <w:fldChar w:fldCharType="begin"/>
      </w:r>
      <w:r w:rsidR="00A63D72">
        <w:instrText xml:space="preserve"> ADDIN ZOTERO_ITEM CSL_CITATION {"citationID":"GJ9RZYH5","properties":{"unsorted":false,"formattedCitation":"\\uc0\\u160{}[1,2]","plainCitation":" [1,2]","noteIndex":0},"citationItems":[{"id":572,"uris":["http://zotero.org/groups/4874203/items/XEQ7I5UE"],"itemData":{"id":572,"type":"article-journal","abstract":"In bulk heterojunction organic photovoltaics, electron-donating and electron-accepting materials form a distributed network of heterointerfaces in the photoactive layer, where critical photo-physical processes occur. However, little is known about the structural properties of these interfaces due to their complex three-dimensional arrangement and the lack of techniques to measure local order. Here, we report that molecular orientation relative to donor/acceptor heterojunctions is an important parameter in realizing high-performance fullerene-based, bulk heterojunction solar cells. Using resonant soft X-ray scattering, we characterize the degree of molecular orientation, an order parameter that describes face-on (+1) or edge-on (−1) orientations relative to these heterointerfaces. By manipulating the degree of molecular orientation through the choice of molecular chemistry and the characteristics of the processing solvent, we are able to show the importance of this structural parameter on the performance of bulk heterojunction organic photovoltaic devices featuring the electron-donating polymers PNDT–DTBT, PBnDT–DTBT or PBnDT–TAZ.","citation-key":"tumblestonInfluenceMolecularOrientation2014","container-title":"Nature Photonics","DOI":"10.1038/nphoton.2014.55","ISSN":"1749-4893","issue":"5","journalAbbreviation":"Nature Photon","language":"en","license":"2014 Springer Nature Limited","page":"385-391","publisher":"Nature Publishing Group","source":"www.nature.com","title":"The influence of molecular orientation on organic bulk heterojunction solar cells","volume":"8","author":[{"family":"Tumbleston","given":"John R."},{"family":"Collins","given":"Brian A."},{"family":"Yang","given":"Liqiang"},{"family":"Stuart","given":"Andrew C."},{"family":"Gann","given":"Eliot"},{"family":"Ma","given":"Wei"},{"family":"You","given":"Wei"},{"family":"Ade","given":"Harald"}],"issued":{"date-parts":[["2014",5]]}}},{"id":1577,"uris":["http://zotero.org/groups/4874203/items/LM89BEMU"],"itemData":{"id":1577,"type":"article-journal","abstract":"In research on small-molecule organic light-emitting diodes (OLEDs), the molecular orientation in vacuum-deposited amorphous films has been disregarded for around 20 years, and its effects on device performance have not been sufficiently discussed at the microscopic level. Only recently have the intermolecular interaction and subsequent horizontal molecular orientation in OLEDs been investigated and reported. In this article, an overview of the recent studies on molecular orientation in OLEDs is presented. The general properties of molecular orientation of OLED materials are shown, and its significant effects on the electrical and optical properties of devices are discussed to understand device physics and improve the future performance and reliability of OLEDs.","citation-key":"yokoyamaMolecularOrientationSmallmolecule2011a","container-title":"Journal of Materials Chemistry","DOI":"10.1039/C1JM13417E","ISSN":"1364-5501","issue":"48","journalAbbreviation":"J. Mater. Chem.","language":"en","page":"19187-19202","publisher":"The Royal Society of Chemistry","source":"pubs.rsc.org","title":"Molecular orientation in small-molecule organic light-emitting diodes","volume":"21","author":[{"family":"Yokoyama","given":"Daisuke"}],"issued":{"date-parts":[["2011",11,29]]}}}],"schema":"https://github.com/citation-style-language/schema/raw/master/csl-citation.json"} </w:instrText>
      </w:r>
      <w:r w:rsidR="0076105F">
        <w:fldChar w:fldCharType="separate"/>
      </w:r>
      <w:r w:rsidR="00A63D72" w:rsidRPr="00A63D72">
        <w:rPr>
          <w:kern w:val="0"/>
          <w:szCs w:val="24"/>
        </w:rPr>
        <w:t> [1,2]</w:t>
      </w:r>
      <w:r w:rsidR="0076105F">
        <w:fldChar w:fldCharType="end"/>
      </w:r>
      <w:r w:rsidR="0049465E" w:rsidRPr="008D3035">
        <w:t>,</w:t>
      </w:r>
      <w:r w:rsidRPr="008D3035">
        <w:t xml:space="preserve"> composition</w:t>
      </w:r>
      <w:r w:rsidR="005F0074">
        <w:fldChar w:fldCharType="begin"/>
      </w:r>
      <w:r w:rsidR="00A63D72">
        <w:instrText xml:space="preserve"> ADDIN ZOTERO_ITEM CSL_CITATION {"citationID":"Q9ik32LW","properties":{"unsorted":false,"formattedCitation":"\\uc0\\u160{}[3]","plainCitation":" [3]","noteIndex":0},"citationItems":[{"id":504,"uris":["http://zotero.org/groups/4874203/items/DC6XYBN7"],"itemData":{"id":504,"type":"article-journal","abstract":"The importance of morphology to organic solar cell performance is well known, but to date, the lack of quantitative, nanoscale and statistical morphological information has hindered obtaining direct links to device function. Here resonant X-ray scattering and microscopy are combined to quantitatively measure the nanoscale domain size, distribution and composition in high efficiency solar cells based on PTB7 and PC71BM. The results show that the solvent additive diiodooctane dramatically shrinks the domain size of pure fullerene agglomerates that are embedded in a polymer-rich 70/30 wt.% molecularly mixed matrix, while preserving the domain composition relative to additive-free devices. The fundamental miscibility between the species – measured to be equal to the device's matrix composition – is likely the dominant factor behind the overall morphology with the additive affecting the dispersion of excess fullerene. As even the molecular ordering measured by X-ray diffraction is unchanged between the two processing routes the change in the distribution of domain size and therefore increased domain interface is primarily responsible for the dramatic increase in device performance. While fullerene exciton harvesting is clearly one significant cause of the increase owing to smaller domains, a measured increase in harvesting from the polymer species indicates that the molecular mixing is not the reason for the high efficiency in this system. Rather, excitations in the polymer likely require proximity to a pure fullerene phase for efficient charge separation and transport. Furthermore, in contrast to previous measurements on a PTB7-based system, a hierarchical morphology was not observed, indicating that it is not necessary for high performance.","citation-key":"collinsAbsoluteMeasurementDomain2013","container-title":"Advanced Energy Materials","DOI":"10.1002/aenm.201200377","ISSN":"1614-6840","issue":"1","language":"en","license":"Copyright © 2013 WILEY-VCH Verlag GmbH &amp; Co. KGaA, Weinheim","note":"_eprint: https://onlinelibrary.wiley.com/doi/pdf/10.1002/aenm.201200377","page":"65-74","source":"Wiley Online Library","title":"Absolute Measurement of Domain Composition and Nanoscale Size Distribution Explains Performance in PTB7:PC71BM Solar Cells","title-short":"Absolute Measurement of Domain Composition and Nanoscale Size Distribution Explains Performance in PTB7","volume":"3","author":[{"family":"Collins","given":"Brian A."},{"family":"Li","given":"Zhe"},{"family":"Tumbleston","given":"John R."},{"family":"Gann","given":"Eliot"},{"family":"McNeill","given":"Christopher R."},{"family":"Ade","given":"Harald"}],"issued":{"date-parts":[["2013"]]}}}],"schema":"https://github.com/citation-style-language/schema/raw/master/csl-citation.json"} </w:instrText>
      </w:r>
      <w:r w:rsidR="005F0074">
        <w:fldChar w:fldCharType="separate"/>
      </w:r>
      <w:r w:rsidR="00A63D72" w:rsidRPr="00A63D72">
        <w:rPr>
          <w:kern w:val="0"/>
          <w:szCs w:val="24"/>
        </w:rPr>
        <w:t> [3]</w:t>
      </w:r>
      <w:r w:rsidR="005F0074">
        <w:fldChar w:fldCharType="end"/>
      </w:r>
      <w:r w:rsidRPr="008D3035">
        <w:t xml:space="preserve"> and </w:t>
      </w:r>
      <w:r w:rsidR="0049465E" w:rsidRPr="008D3035">
        <w:t>oxidation state</w:t>
      </w:r>
      <w:r w:rsidR="00AF0B15">
        <w:fldChar w:fldCharType="begin"/>
      </w:r>
      <w:r w:rsidR="00A63D72">
        <w:instrText xml:space="preserve"> ADDIN ZOTERO_ITEM CSL_CITATION {"citationID":"ZCjmqJT4","properties":{"unsorted":false,"formattedCitation":"\\uc0\\u160{}[4,5]","plainCitation":" [4,5]","noteIndex":0},"citationItems":[{"id":1770,"uris":["http://zotero.org/groups/4874203/items/S2UK3NZG"],"itemData":{"id":1770,"type":"article-journal","abstract":"ConspectusUndesired reactions at the interface between a transition metal oxide cathode and a nonaqueous electrolyte bring about challenges to the performance of Li-ion batteries in the form of compromised durability. These challenges are especially severe in extreme conditions, such as above room temperature or at high potentials. The ongoing push to increase the energy density of Li-ion batteries to break through the existing barriers of application in electric vehicles creates a compelling need to address these inefficiencies. This goal requires a combination of deep knowledge of the mechanisms underpinning reactivity, and the ability to assemble multifunctional electrode systems where different components synergistically extend cycle life by imparting interfacial stability, while maintaining, or even increasing, capacity and potential of operation. The barriers toward energy storage at high density apply equally in Li-ion, the leading technology in the battery market, and in related, emerging concepts for high energy density, such as Na-ion and Mg-ion, because they also conceptually rely on electroactive transition metal oxides. Therefore, their relevance is broad and the quest for solutions inevitable.In this Account, we describe mechanisms of reaction that can degrade the interface between a Li-ion battery electrolyte and the cathode, based on an oxide with transition metals that can reach high formal oxidation states. The focus is placed on cathodes that deliver high capacity and operate at high potential because their development would enable Li-ion battery technologies with high capacity for energy storage. Electrode–electrolyte instabilities will be identified beyond the intrinsic potential windows of stability, by linking them to the electroactive transition metals present at the surface of the electrode. These instabilities result in irreversible transformations at these interfaces, with formation of insulating layers that impede transport or material loss due to corrosion. As a result, strategies that screen the reactive surface of the oxide, while reducing the transition metal content by introducing inactive ions emerge as a logical means toward interfacial stability. Yet they must be implemented in the form of thin passivating barriers to avoid unacceptable losses in storage capacity. This Account subsequently describes our current ability to build composite structures that include the active material and phases designed to address deleterious reactions. We will discuss emerging strategies that move beyond the application of such barriers on premade agglomerated powders of the material of interest. The need for these strategies will be rationalized by the goal to effectively passivate all interfaces while fully controlling the chemistry that results at the surface and its homogeneity. Such outcomes would successfully minimize interfacial losses, thereby leading to materials that exceed the charge storage and life capabilities possible today. Practically speaking, it would create opportunities to design batteries that break the existing barriers of energy density.","citation-key":"cabanaMechanismsDegradationStrategies2018a","container-title":"Accounts of Chemical Research","DOI":"10.1021/acs.accounts.7b00482","ISSN":"0001-4842","issue":"2","journalAbbreviation":"Acc. Chem. Res.","page":"299-308","publisher":"American Chemical Society","source":"ACS Publications","title":"Mechanisms of Degradation and Strategies for the Stabilization of Cathode–Electrolyte Interfaces in Li-Ion Batteries","volume":"51","author":[{"family":"Cabana","given":"Jordi"},{"family":"Kwon","given":"Bob Jin"},{"family":"Hu","given":"Linhua"}],"issued":{"date-parts":[["2018",2,20]]}}},{"id":1772,"uris":["http://zotero.org/groups/4874203/items/BW3GWYR3"],"itemData":{"id":1772,"type":"article-journal","abstract":"Electrocatalytic water splitting, which is recognized as an ideal technology to tackle escalating energy demands and related environmental problems, has attracted growing interest. The sluggish dynamics of the oxygen evolution reaction (OER) has posed an intractable problem in this regard, hindering the practical commercial application of hydrogen production via water splitting. Therefore, the development of active and stable electrocatalysts is a prerequisite for accelerating OER kinetics, which greatly relies on the mechanistic understanding of the structural-property relationship. Owing to the harsh anodic oxidation conditions, most of the catalysts undergo surface reconstruction during the OER process, which means the authentic active sites are the in-situ reconstructed species rather than the freshly prepared one. In this regard, fully comprehending the surface reconstruction process will help us to determine the active sites on the catalyst surface and gain insights into the design principles for more efficient OER catalysts. In this review, we will first give a summary of surface reconstruction of OER electrocatalysts. Then we will focus on the factors that affect surface reconstruction, in-situ/operando characterization technologies, and the strategies to govern surface reconstruction. In addition, we outline existing challenges and the outlook for the development of OER catalysts by tuning surface reconstruction.","citation-key":"wangInsightsDynamicSurface2024","container-title":"Renewables","DOI":"10.31635/renewables.024.202400064","issue":"5","page":"272-296","publisher":"Chinese Chemical Society","source":"chinesechemsoc.org (Atypon)","title":"Insights into the Dynamic Surface Reconstruction of Electrocatalysts in Oxygen Evolution Reaction","volume":"2","author":[{"family":"Wang","given":"Liuqing"},{"family":"Meng","given":"Qinglei"},{"family":"Xiao","given":"Meiling"},{"family":"Liu","given":"Changpeng"},{"family":"Xing","given":"Wei"},{"family":"Zhu","given":"Jianbing"}],"issued":{"date-parts":[["2024",8,14]]}}}],"schema":"https://github.com/citation-style-language/schema/raw/master/csl-citation.json"} </w:instrText>
      </w:r>
      <w:r w:rsidR="00AF0B15">
        <w:fldChar w:fldCharType="separate"/>
      </w:r>
      <w:r w:rsidR="00A63D72" w:rsidRPr="00A63D72">
        <w:rPr>
          <w:kern w:val="0"/>
          <w:szCs w:val="24"/>
        </w:rPr>
        <w:t> [4,5]</w:t>
      </w:r>
      <w:r w:rsidR="00AF0B15">
        <w:fldChar w:fldCharType="end"/>
      </w:r>
      <w:r w:rsidR="0049465E" w:rsidRPr="008D3035">
        <w:t xml:space="preserve"> </w:t>
      </w:r>
      <w:r w:rsidRPr="008D3035">
        <w:t>at</w:t>
      </w:r>
      <w:r w:rsidR="00311962">
        <w:t xml:space="preserve"> th</w:t>
      </w:r>
      <w:r w:rsidR="00422D2E">
        <w:t>e</w:t>
      </w:r>
      <w:r w:rsidRPr="008D3035">
        <w:t xml:space="preserve"> </w:t>
      </w:r>
      <w:r w:rsidR="004F51A6">
        <w:t>inaccessible</w:t>
      </w:r>
      <w:r w:rsidRPr="008D3035">
        <w:t xml:space="preserve"> interfaces </w:t>
      </w:r>
      <w:r w:rsidR="00CB4F10">
        <w:t xml:space="preserve">of </w:t>
      </w:r>
      <w:r w:rsidRPr="008D3035">
        <w:t>buried nano</w:t>
      </w:r>
      <w:r w:rsidR="0067382E">
        <w:t>scale</w:t>
      </w:r>
      <w:r w:rsidRPr="008D3035">
        <w:t xml:space="preserve"> assemblies are </w:t>
      </w:r>
      <w:r w:rsidR="00CB4F10">
        <w:t>decisive</w:t>
      </w:r>
      <w:r w:rsidRPr="008D3035">
        <w:t xml:space="preserve"> </w:t>
      </w:r>
      <w:r w:rsidR="0046381D">
        <w:t>quantities</w:t>
      </w:r>
      <w:r w:rsidRPr="008D3035">
        <w:t xml:space="preserve"> that dictate material function across </w:t>
      </w:r>
      <w:r w:rsidR="00FB5212">
        <w:t>physics, chemistry and materials science</w:t>
      </w:r>
      <w:r w:rsidR="004D420D">
        <w:t xml:space="preserve"> </w:t>
      </w:r>
      <w:r w:rsidR="00EE0EA7">
        <w:t xml:space="preserve">critical to </w:t>
      </w:r>
      <w:r w:rsidR="000F3426">
        <w:t>advanced</w:t>
      </w:r>
      <w:r w:rsidR="004D420D">
        <w:t xml:space="preserve"> technologies</w:t>
      </w:r>
      <w:r w:rsidR="00D52C23" w:rsidRPr="008D3035">
        <w:t xml:space="preserve">. </w:t>
      </w:r>
      <w:r w:rsidR="00BC7BDE">
        <w:t>For example, i</w:t>
      </w:r>
      <w:r w:rsidR="00377065" w:rsidRPr="00BD3EE5">
        <w:t>n extreme-ultraviolet photoresists the chemical gradient at the edge of the latent image limit</w:t>
      </w:r>
      <w:r w:rsidR="00377065">
        <w:t>s</w:t>
      </w:r>
      <w:r w:rsidR="00377065" w:rsidRPr="00BD3EE5">
        <w:t xml:space="preserve"> the</w:t>
      </w:r>
      <w:r w:rsidR="00377065">
        <w:t xml:space="preserve"> minimum</w:t>
      </w:r>
      <w:r w:rsidR="00377065" w:rsidRPr="00BD3EE5">
        <w:t xml:space="preserve"> achievable </w:t>
      </w:r>
      <w:r w:rsidR="00377065">
        <w:t>process size for microprocessors.</w:t>
      </w:r>
      <w:r w:rsidR="00377065">
        <w:fldChar w:fldCharType="begin"/>
      </w:r>
      <w:r w:rsidR="00377065">
        <w:instrText xml:space="preserve"> ADDIN ZOTERO_ITEM CSL_CITATION {"citationID":"KLg6SxzE","properties":{"unsorted":false,"formattedCitation":"\\uc0\\u160{}[6,7]","plainCitation":" [6,7]","noteIndex":0},"citationItems":[{"id":1766,"uris":["http://zotero.org/groups/4874203/items/SI8ER4Z4"],"itemData":{"id":1766,"type":"article-journal","abstract":"Stochastic effects in lithography are usually quantified through local CD variability metrics, such as line-width roughness or local CD uniformity (LCDU), and these quantities have been measured and s","citation-key":"bisschopStochasticEffectsEUV2017","container-title":"Journal of Micro/Nanolithography, MEMS, and MOEMS","DOI":"10.1117/1.JMM.16.4.041013","ISSN":"1932-5150","issue":"4","journalAbbreviation":"JM3","language":"en","page":"041013","publisher":"SPIE","source":"www.spiedigitallibrary.org","title":"Stochastic effects in EUV lithography: random, local CD variability, and printing failures","title-short":"Stochastic effects in EUV lithography","volume":"16","author":[{"family":"Bisschop","given":"Peter De"}],"issued":{"date-parts":[["2017",12,29]]}}},{"id":1765,"uris":["http://zotero.org/groups/4874203/items/Y6HW8UQ5"],"itemData":{"id":1765,"type":"paper-conference","abstract":"We present a non-destructive metrology approach for nanostructure characterization using Resonant Soft X-ray Scattering (RSoXR) combined with FEM-based Maxwell solvers. Energy scans near absorption ed","citation-key":"andrleNanostructureCharacterizationRSoXS2026","container-title":"Metrology, Inspection, and Process Control XL","DOI":"10.1117/12.3090859","event-title":"Metrology, Inspection, and Process Control XL","language":"en","page":"139810D","publisher":"SPIE","source":"www.spiedigitallibrary.org","title":"Nanostructure characterization via RSoXS: inverse scattering with FEM-based Maxwell solvers","title-short":"Nanostructure characterization via RSoXS","URL":"https://www.spiedigitallibrary.org/conference-proceedings-of-spie/13981/3090859/Nanostructure-characterization-via-RSoXS--inverse-scattering-with-FEM-based/10.1117/12.3090859","volume":"13981","author":[{"family":"Andrle","given":"Kas"},{"family":"Zhang","given":"Qi"},{"family":"Heilman","given":"Harlan"},{"family":"Ferron","given":"Thomas"},{"family":"Wang","given":"Cheng"}],"accessed":{"date-parts":[["2026",6,24]]},"issued":{"date-parts":[["2026",4,9]]}}}],"schema":"https://github.com/citation-style-language/schema/raw/master/csl-citation.json"} </w:instrText>
      </w:r>
      <w:r w:rsidR="00377065">
        <w:fldChar w:fldCharType="separate"/>
      </w:r>
      <w:r w:rsidR="00377065" w:rsidRPr="00886B06">
        <w:rPr>
          <w:kern w:val="0"/>
          <w:szCs w:val="24"/>
        </w:rPr>
        <w:t> [6,7]</w:t>
      </w:r>
      <w:r w:rsidR="00377065">
        <w:fldChar w:fldCharType="end"/>
      </w:r>
      <w:r w:rsidR="00377065">
        <w:t xml:space="preserve"> </w:t>
      </w:r>
      <w:r w:rsidR="00C04127" w:rsidRPr="007F57E9">
        <w:t>In</w:t>
      </w:r>
      <w:r w:rsidR="007C6FC9" w:rsidRPr="007F57E9">
        <w:t xml:space="preserve"> </w:t>
      </w:r>
      <w:r w:rsidR="00BF7B7D" w:rsidRPr="007F57E9">
        <w:t>organic electronic devices such as solar cells</w:t>
      </w:r>
      <w:r w:rsidR="009F37E3">
        <w:t xml:space="preserve">, </w:t>
      </w:r>
      <w:r w:rsidR="00BF7B7D" w:rsidRPr="007F57E9">
        <w:t>LEDs</w:t>
      </w:r>
      <w:r w:rsidR="009F37E3">
        <w:t>, and transistors</w:t>
      </w:r>
      <w:r w:rsidR="00AE162F">
        <w:t>,</w:t>
      </w:r>
      <w:r w:rsidR="00B515AF" w:rsidRPr="007F57E9">
        <w:t xml:space="preserve"> </w:t>
      </w:r>
      <w:r w:rsidR="00BF7B7D" w:rsidRPr="007F57E9">
        <w:t xml:space="preserve">the </w:t>
      </w:r>
      <w:r w:rsidR="00927A9C">
        <w:t xml:space="preserve">interfacial </w:t>
      </w:r>
      <w:r w:rsidR="00BF7B7D">
        <w:t xml:space="preserve">molecular </w:t>
      </w:r>
      <w:r w:rsidR="007C6FC9">
        <w:t>orientation</w:t>
      </w:r>
      <w:r w:rsidR="00BF7B7D">
        <w:t xml:space="preserve"> </w:t>
      </w:r>
      <w:r w:rsidR="007C6FC9">
        <w:t>govern</w:t>
      </w:r>
      <w:r w:rsidR="009F37E3">
        <w:t>s</w:t>
      </w:r>
      <w:r w:rsidR="00BC7BDE">
        <w:t xml:space="preserve"> emergent</w:t>
      </w:r>
      <w:r w:rsidR="00163E9B">
        <w:t xml:space="preserve"> </w:t>
      </w:r>
      <w:r w:rsidR="00927A9C">
        <w:t xml:space="preserve">electronic </w:t>
      </w:r>
      <w:r w:rsidR="00BC7BDE">
        <w:t>states</w:t>
      </w:r>
      <w:r w:rsidR="00BC3E8F">
        <w:t xml:space="preserve"> that control</w:t>
      </w:r>
      <w:r w:rsidR="007C6FC9">
        <w:t xml:space="preserve"> charge</w:t>
      </w:r>
      <w:r w:rsidR="0062735C">
        <w:t xml:space="preserve"> generation, recombination, and</w:t>
      </w:r>
      <w:r w:rsidR="007C6FC9">
        <w:t xml:space="preserve"> transport</w:t>
      </w:r>
      <w:r w:rsidR="001A0CB0">
        <w:t>, respectively, in those devices</w:t>
      </w:r>
      <w:r w:rsidR="007C6FC9">
        <w:fldChar w:fldCharType="begin"/>
      </w:r>
      <w:r w:rsidR="00B957CF">
        <w:instrText xml:space="preserve"> ADDIN ZOTERO_ITEM CSL_CITATION {"citationID":"gqSGiFxH","properties":{"unsorted":false,"formattedCitation":"\\uc0\\u160{}[1,2]","plainCitation":" [1,2]","noteIndex":0},"citationItems":[{"id":572,"uris":["http://zotero.org/groups/4874203/items/XEQ7I5UE"],"itemData":{"id":572,"type":"article-journal","abstract":"In bulk heterojunction organic photovoltaics, electron-donating and electron-accepting materials form a distributed network of heterointerfaces in the photoactive layer, where critical photo-physical processes occur. However, little is known about the structural properties of these interfaces due to their complex three-dimensional arrangement and the lack of techniques to measure local order. Here, we report that molecular orientation relative to donor/acceptor heterojunctions is an important parameter in realizing high-performance fullerene-based, bulk heterojunction solar cells. Using resonant soft X-ray scattering, we characterize the degree of molecular orientation, an order parameter that describes face-on (+1) or edge-on (−1) orientations relative to these heterointerfaces. By manipulating the degree of molecular orientation through the choice of molecular chemistry and the characteristics of the processing solvent, we are able to show the importance of this structural parameter on the performance of bulk heterojunction organic photovoltaic devices featuring the electron-donating polymers PNDT–DTBT, PBnDT–DTBT or PBnDT–TAZ.","citation-key":"tumblestonInfluenceMolecularOrientation2014","container-title":"Nature Photonics","DOI":"10.1038/nphoton.2014.55","ISSN":"1749-4893","issue":"5","journalAbbreviation":"Nature Photon","language":"en","license":"2014 Springer Nature Limited","page":"385-391","publisher":"Nature Publishing Group","source":"www.nature.com","title":"The influence of molecular orientation on organic bulk heterojunction solar cells","volume":"8","author":[{"family":"Tumbleston","given":"John R."},{"family":"Collins","given":"Brian A."},{"family":"Yang","given":"Liqiang"},{"family":"Stuart","given":"Andrew C."},{"family":"Gann","given":"Eliot"},{"family":"Ma","given":"Wei"},{"family":"You","given":"Wei"},{"family":"Ade","given":"Harald"}],"issued":{"date-parts":[["2014",5]]}}},{"id":1577,"uris":["http://zotero.org/groups/4874203/items/LM89BEMU"],"itemData":{"id":1577,"type":"article-journal","abstract":"In research on small-molecule organic light-emitting diodes (OLEDs), the molecular orientation in vacuum-deposited amorphous films has been disregarded for around 20 years, and its effects on device performance have not been sufficiently discussed at the microscopic level. Only recently have the intermolecular interaction and subsequent horizontal molecular orientation in OLEDs been investigated and reported. In this article, an overview of the recent studies on molecular orientation in OLEDs is presented. The general properties of molecular orientation of OLED materials are shown, and its significant effects on the electrical and optical properties of devices are discussed to understand device physics and improve the future performance and reliability of OLEDs.","citation-key":"yokoyamaMolecularOrientationSmallmolecule2011a","container-title":"Journal of Materials Chemistry","DOI":"10.1039/C1JM13417E","ISSN":"1364-5501","issue":"48","journalAbbreviation":"J. Mater. Chem.","language":"en","page":"19187-19202","publisher":"The Royal Society of Chemistry","source":"pubs.rsc.org","title":"Molecular orientation in small-molecule organic light-emitting diodes","volume":"21","author":[{"family":"Yokoyama","given":"Daisuke"}],"issued":{"date-parts":[["2011",11,29]]}}}],"schema":"https://github.com/citation-style-language/schema/raw/master/csl-citation.json"} </w:instrText>
      </w:r>
      <w:r w:rsidR="007C6FC9">
        <w:fldChar w:fldCharType="separate"/>
      </w:r>
      <w:r w:rsidR="00B957CF" w:rsidRPr="00B957CF">
        <w:rPr>
          <w:kern w:val="0"/>
          <w:szCs w:val="24"/>
        </w:rPr>
        <w:t> [1,2]</w:t>
      </w:r>
      <w:r w:rsidR="007C6FC9">
        <w:fldChar w:fldCharType="end"/>
      </w:r>
      <w:r w:rsidR="0062735C">
        <w:t>.</w:t>
      </w:r>
      <w:r w:rsidR="004D78E1">
        <w:t xml:space="preserve"> </w:t>
      </w:r>
      <w:bookmarkStart w:id="3" w:name="OLE_LINK3"/>
      <w:r w:rsidR="00F7401C">
        <w:t xml:space="preserve">In bio- and chemical sensing, </w:t>
      </w:r>
      <w:r w:rsidR="00CA2D4A">
        <w:t xml:space="preserve">molecular states at buried interfaces have </w:t>
      </w:r>
      <w:r w:rsidR="00093F56">
        <w:t xml:space="preserve">resulted in </w:t>
      </w:r>
      <w:r w:rsidR="00C4258D">
        <w:t xml:space="preserve">novel ionic </w:t>
      </w:r>
      <w:r w:rsidR="00093F56">
        <w:t>transport</w:t>
      </w:r>
      <w:r w:rsidR="00C4258D">
        <w:t xml:space="preserve"> dynamics</w:t>
      </w:r>
      <w:bookmarkEnd w:id="3"/>
      <w:r w:rsidR="00AA43FF">
        <w:t>.</w:t>
      </w:r>
      <w:r w:rsidR="00864548">
        <w:fldChar w:fldCharType="begin"/>
      </w:r>
      <w:r w:rsidR="003661AD">
        <w:instrText xml:space="preserve"> ADDIN ZOTERO_ITEM CSL_CITATION {"citationID":"pYxteIva","properties":{"unsorted":false,"formattedCitation":"\\uc0\\u160{}[8\\uc0\\u8211{}10]","plainCitation":" [8–10]","noteIndex":0},"citationItems":[{"id":431,"uris":["http://zotero.org/groups/4874203/items/8JGWMRKG"],"itemData":{"id":431,"type":"article-journal","abstract":"Organic Electronics Record ion mobility and conductivities are revealed within a nanoscopic interfacial superhighway of an organic mixed ionic-electronic conductor. Fast ion transport can be controlled by hydrophobicity of molecules local to this channel, effectively gating ion access to the superhighway. This mechanism is used in a novel chemical sensing device which detects the dynamics of a local, buried chemical reaction. More details can be found in article number 2406281 by Tamanna Khan, Terry McAfee, Thomas J. Ferron, Awwad Alotaibi, and Brian A. Collins.","citation-key":"khanLocalChemicalEnhancement2025","container-title":"Advanced Materials","DOI":"10.1002/adma.202570041","ISSN":"1521-4095","issue":"5","license":"© 2025 Wiley-VCH GmbH","note":"_eprint: https://advanced.onlinelibrary.wiley.com/doi/pdf/10.1002/adma.202570041","page":"2570041","source":"Wiley Online Library","title":"Local Chemical Enhancement and Gating of Organic Coordinated Ionic-Electronic Transport (Adv. Mater. 5/2025)","volume":"37","author":[{"family":"Khan","given":"Tamanna"},{"family":"McAfee","given":"Terry"},{"family":"Ferron","given":"Thomas J."},{"family":"Alotaibi","given":"Awwad"},{"family":"Collins","given":"Brian A."}],"issued":{"date-parts":[["2025"]]}}},{"id":2077,"uris":["http://zotero.org/groups/4874203/items/VGX4FAQT"],"itemData":{"id":2077,"type":"article-journal","abstract":"Organic\nmixed ionic–electronic conductors (OMIECs) have\nthe potential to enable diverse new technologies, ranging from novel in situ biosensors to flexible energy storage devices and neuromorphic computing platforms. However, their complex behavior in functional films involving electrolyte-induced swelling, ion ingress, and electrochemical doping inhibits rational material design. Of critical importance is an understanding of the specific location of the ions in the volumetrically doped material, yet this information is not readily available. In this report, we present the use of grazing-incidence resonant X-ray diffraction (RXRD, also known as anomalous diffraction) at S and Cl K-edges to determine the structure of a doped, prototypical, semicrystalline polymer OMIEC based on oligo­(ethylene glycol) substitution of regioregular polythiophene. The RXRD measurement provides two key insights. Quantitative analysis of the RXRD allows the determination of the position of the ion relative to the polymer backbone in the crystalline regions. We find that the anion is relatively distant from the backbone, nearer to the lamella mid-plane naively in conflict with expected Coulombic attraction between the ion and the doped polymer polaron. Comparison\nof RXRD to Cl– fluorescence (total Cl–) allows determination of the relative order of doping between the\ncrystalline and amorphous regions. We find preferential doping of\nthe crystalline regions. Both insights, the preferential doping of\ncrystals at low potential and the specific location of the counterion\nwith respect to the polymer backbone, are critical to developing a\nmicroscopic understanding of transport in OMIECs.","citation-key":"flaggResonantXrayDiffraction2023a","container-title":"Chemistry of Materials","DOI":"10.1021/acs.chemmater.3c00180","ISSN":"0897-4756","issue":"10","journalAbbreviation":"Chem. Mater.","page":"3960-3967","source":"Silverchair","title":"Resonant X‑ray Diffraction Reveals the Location of Counterions in Doped Organic Mixed Ionic Conductors","volume":"35","author":[{"family":"Flagg","given":"Lucas Q."},{"family":"Onorato","given":"Jonathan W."},{"family":"Luscombe","given":"Christine K."},{"family":"Bhat","given":"Vinayak"},{"family":"Risko","given":"Chad"},{"family":"Levy-Wendt","given":"Ben"},{"family":"Toney","given":"Michael F."},{"family":"McNeill","given":"Christopher R."},{"family":"Freychet","given":"Guillaume"},{"family":"Zhernenkov","given":"Mikhail"},{"family":"Li","given":"Ruipeng"},{"family":"Richter","given":"Lee J."}],"issued":{"date-parts":[["2023",5,1]]}}},{"id":2075,"uris":["http://zotero.org/groups/4874203/items/MXEFXLNL"],"itemData":{"id":2075,"type":"article-journal","abstract":"β-Barrel nanopores are involved in crucial biological processes, from ATP export in mitochondria to bacterial resistance, and represent a promising platform for emerging sequencing technologies. However, in contrast to ion channels, the understanding of the fundamental principles governing ion transport through these nanopores remains largely unexplored. Here we integrate experimental, numerical and theoretical approaches to elucidate ion transport mechanisms in β-barrel nanopores. We identify and characterize two distinct nonlinear phenomena: open-pore rectification and gating. Through extensive mutation analysis of aerolysin nanopores, we demonstrate that open-pore rectification is caused by ionic accumulation driven by the distribution of lumen charges. In addition, we provide converging evidence suggesting that gating is controlled by electric fields dissociating counterions from lumen charges, promoting local structural deformations. Our findings establish a rigorous framework for characterizing and understanding ion transport processes in protein-based nanopores, enabling the design of adaptable nanofluidic biotechnologies. We illustrate this by optimizing an aerolysin mutant for computing applications.","citation-key":"mayerLumenChargeGoverns2026","container-title":"Nature Nanotechnology","DOI":"10.1038/s41565-025-02052-6","ISSN":"1748-3395","issue":"1","journalAbbreviation":"Nat. Nanotechnol.","language":"en","license":"2025 The Author(s)","page":"116-124","publisher":"Nature Publishing Group","source":"www.nature.com","title":"Lumen charge governs gated ion transport in β-barrel nanopores","volume":"21","author":[{"family":"Mayer","given":"Simon Finn"},{"family":"Mitsioni","given":"Marianna Fanouria"},{"family":"Robin","given":"Paul"},{"family":"Heuvel","given":"Lukas","non-dropping-particle":"van den"},{"family":"Ronceray","given":"Nathan"},{"family":"Marcaida","given":"Maria Jose"},{"family":"Abriata","given":"Luciano A."},{"family":"Krapp","given":"Lucien F."},{"family":"Anton","given":"Jana S."},{"family":"Soussou","given":"Sarah"},{"family":"Jeanneret-Grosjean","given":"Justin"},{"family":"Fulciniti","given":"Alessandro"},{"family":"Möller","given":"Alexia"},{"family":"Vacle","given":"Sarah"},{"family":"Feletti","given":"Lely"},{"family":"Brinkerhoff","given":"Henry"},{"family":"Laszlo","given":"Andrew H."},{"family":"Gundlach","given":"Jens H."},{"family":"Emmerich","given":"Theo"},{"family":"Dal Peraro","given":"Matteo"},{"family":"Radenovic","given":"Aleksandra"}],"issued":{"date-parts":[["2026",1]]}}}],"schema":"https://github.com/citation-style-language/schema/raw/master/csl-citation.json"} </w:instrText>
      </w:r>
      <w:r w:rsidR="00864548">
        <w:fldChar w:fldCharType="separate"/>
      </w:r>
      <w:r w:rsidR="003661AD" w:rsidRPr="003661AD">
        <w:rPr>
          <w:rFonts w:eastAsiaTheme="minorHAnsi"/>
          <w:kern w:val="0"/>
          <w:szCs w:val="24"/>
        </w:rPr>
        <w:t> [8–10]</w:t>
      </w:r>
      <w:r w:rsidR="00864548">
        <w:fldChar w:fldCharType="end"/>
      </w:r>
      <w:r w:rsidR="00BD3EE5">
        <w:t xml:space="preserve"> </w:t>
      </w:r>
      <w:r w:rsidR="00E7585B" w:rsidRPr="00E7585B">
        <w:t>Controlling these interfaces is</w:t>
      </w:r>
      <w:r w:rsidR="00D7110E">
        <w:t>,</w:t>
      </w:r>
      <w:r w:rsidR="00E7585B" w:rsidRPr="00E7585B">
        <w:t xml:space="preserve"> </w:t>
      </w:r>
      <w:r w:rsidR="00D7110E">
        <w:t xml:space="preserve">therefore, </w:t>
      </w:r>
      <w:r w:rsidR="00E7585B" w:rsidRPr="00E7585B">
        <w:t>central to advancing each of these technologies</w:t>
      </w:r>
      <w:r w:rsidR="00620524">
        <w:t>.</w:t>
      </w:r>
    </w:p>
    <w:p w14:paraId="6234D17B" w14:textId="0A6E5A21" w:rsidR="00451C00" w:rsidRDefault="00620524" w:rsidP="00451C00">
      <w:pPr>
        <w:pStyle w:val="MainText"/>
      </w:pPr>
      <w:r>
        <w:t xml:space="preserve">Unfortunately, </w:t>
      </w:r>
      <w:r w:rsidR="005A6D40">
        <w:t xml:space="preserve">these </w:t>
      </w:r>
      <w:r w:rsidR="00857B29">
        <w:t xml:space="preserve">buried </w:t>
      </w:r>
      <w:r w:rsidR="00D7110E">
        <w:t xml:space="preserve">interfaces </w:t>
      </w:r>
      <w:r w:rsidR="005A6D40">
        <w:t xml:space="preserve">are </w:t>
      </w:r>
      <w:r w:rsidR="001F188D">
        <w:t xml:space="preserve">inaccessible to most </w:t>
      </w:r>
      <w:r w:rsidR="00232450">
        <w:t xml:space="preserve">local </w:t>
      </w:r>
      <w:r w:rsidR="001F188D">
        <w:t>measurements</w:t>
      </w:r>
      <w:r w:rsidR="00857B29">
        <w:t>.</w:t>
      </w:r>
      <w:r w:rsidR="00871C28">
        <w:t xml:space="preserve"> </w:t>
      </w:r>
      <w:r w:rsidR="00AA2C44">
        <w:t>Instead</w:t>
      </w:r>
      <w:r w:rsidR="006E3FA4">
        <w:t xml:space="preserve">, novel interfacial molecular states are </w:t>
      </w:r>
      <w:r w:rsidR="00AA2C44">
        <w:t xml:space="preserve">thought to be </w:t>
      </w:r>
      <w:r w:rsidR="006E3FA4">
        <w:t xml:space="preserve">achieved via </w:t>
      </w:r>
      <w:r w:rsidR="006469DB">
        <w:t>substrate patterning effects</w:t>
      </w:r>
      <w:r w:rsidR="00E73E48">
        <w:t xml:space="preserve">, </w:t>
      </w:r>
      <w:r w:rsidR="0010713F">
        <w:t>govern</w:t>
      </w:r>
      <w:r w:rsidR="00922453">
        <w:t>ed by surface energy</w:t>
      </w:r>
      <w:r w:rsidR="00DB756C">
        <w:t xml:space="preserve">. </w:t>
      </w:r>
      <w:r w:rsidR="00230DE2">
        <w:t xml:space="preserve">For example, </w:t>
      </w:r>
      <w:r w:rsidR="00A508B0">
        <w:t xml:space="preserve">molecular </w:t>
      </w:r>
      <w:r w:rsidR="007841F2">
        <w:t xml:space="preserve">orientation </w:t>
      </w:r>
      <w:r w:rsidR="00A508B0">
        <w:t xml:space="preserve">and packing </w:t>
      </w:r>
      <w:r w:rsidR="004F5D13">
        <w:t>originates from</w:t>
      </w:r>
      <w:r w:rsidR="00601F3C">
        <w:t xml:space="preserve"> this</w:t>
      </w:r>
      <w:r w:rsidR="004F5D13">
        <w:t xml:space="preserve"> </w:t>
      </w:r>
      <w:r w:rsidR="005A12EE">
        <w:t xml:space="preserve">initial </w:t>
      </w:r>
      <w:r w:rsidR="00407F70">
        <w:t xml:space="preserve">pattern </w:t>
      </w:r>
      <w:r w:rsidR="003E338B">
        <w:t>enforced by the substrate</w:t>
      </w:r>
      <w:r w:rsidR="00BC3E8F">
        <w:t>,</w:t>
      </w:r>
      <w:r w:rsidR="006B1616">
        <w:fldChar w:fldCharType="begin"/>
      </w:r>
      <w:r w:rsidR="003661AD">
        <w:instrText xml:space="preserve"> ADDIN ZOTERO_ITEM CSL_CITATION {"citationID":"vjML1VUL","properties":{"unsorted":false,"formattedCitation":"\\uc0\\u160{}[11\\uc0\\u8211{}13]","plainCitation":" [11–13]","noteIndex":0},"citationItems":[{"id":428,"uris":["http://zotero.org/groups/4874203/items/366Z6X7I"],"itemData":{"id":428,"type":"article-journal","abstract":"We have investigated the morphological and optical properties of α- and β-phase Zinc Phthalocyanine (ZnPc) thin films for application to organic photovoltaic cells (OPVs). It was found that the α-phase is completely converted to the β-phase by thermal annealing at 220 °C under ultrahigh vacuum conditions. When the α- to β-phase transition takes place, the surface roughness of the ZnPc film became flat uniformly with a nanometer order of unevenness by anisotropic growth of crystalline grains along a lateral direction to substrates. Correspondingly, the optical absorbance of the β-phase film became greater by 1.5–2 times than that of the α-phase one in an ultraviolet–visible–near infrared (UV–vis–NIR) wavelength range, which plays a role in increasing the number of photogenerated excitons. On the contrary, time-resolved photoluminescence measurements showed that the average lifetime of excitons for the β-phase film became shorter by 1/6–1/7 than that for the α-phase one, which plays a role in decreasing the number of excitons achieving the donor/acceptor interface where excitons are separated to carriers (holes and electrons). Both the increase in the number and the shortening in the average lifetime have a trade-off relationship with each other for contribution to the photoelectric conversion efficiency of OPVs. Then, we examined an external quantum efficiency (EQE) of OPVs using the α- and β-phase films as a donor and obtained that the former OPV (α-phase) exhibits a higher EQE by </w:instrText>
      </w:r>
      <w:r w:rsidR="003661AD">
        <w:rPr>
          <w:rFonts w:ascii="Cambria Math" w:hAnsi="Cambria Math" w:cs="Cambria Math"/>
        </w:rPr>
        <w:instrText>∼</w:instrText>
      </w:r>
      <w:r w:rsidR="003661AD">
        <w:instrText>2 times than the latter one (β-phase) in the wavelength range of 400 nm–800 nm.","citation-key":"katoMorphologicalOpticalProperties2020a","container-title":"The Journal of Chemical Physics","DOI":"10.106</w:instrText>
      </w:r>
      <w:r w:rsidR="003661AD">
        <w:rPr>
          <w:rFonts w:hint="eastAsia"/>
        </w:rPr>
        <w:instrText xml:space="preserve">3/5.0022262","ISSN":"0021-9606","issue":"14","journalAbbreviation":"J. Chem. Phys.","page":"144704","source":"Silverchair","title":"Morphological and optical properties of </w:instrText>
      </w:r>
      <w:r w:rsidR="003661AD">
        <w:rPr>
          <w:rFonts w:hint="eastAsia"/>
        </w:rPr>
        <w:instrText>α</w:instrText>
      </w:r>
      <w:r w:rsidR="003661AD">
        <w:rPr>
          <w:rFonts w:hint="eastAsia"/>
        </w:rPr>
        <w:instrText xml:space="preserve">- and </w:instrText>
      </w:r>
      <w:r w:rsidR="003661AD">
        <w:rPr>
          <w:rFonts w:hint="eastAsia"/>
        </w:rPr>
        <w:instrText>β</w:instrText>
      </w:r>
      <w:r w:rsidR="003661AD">
        <w:rPr>
          <w:rFonts w:hint="eastAsia"/>
        </w:rPr>
        <w:instrText>-phase zinc (</w:instrText>
      </w:r>
      <w:r w:rsidR="003661AD">
        <w:rPr>
          <w:rFonts w:hint="eastAsia"/>
        </w:rPr>
        <w:instrText>∥</w:instrText>
      </w:r>
      <w:r w:rsidR="003661AD">
        <w:rPr>
          <w:rFonts w:hint="eastAsia"/>
        </w:rPr>
        <w:instrText>) phthalocyanine thin films for application to organic photov</w:instrText>
      </w:r>
      <w:r w:rsidR="003661AD">
        <w:instrText xml:space="preserve">oltaic cells","volume":"153","author":[{"family":"Kato","given":"Masahiro"},{"family":"Nakaya","given":"Masato"},{"family":"Matoba","given":"Yuki"},{"family":"Watanabe","given":"Shinta"},{"family":"Okamoto","given":"Koichi"},{"family":"Bucher","given":"Jean-Pierre"},{"family":"Onoe","given":"Jun"}],"issued":{"date-parts":[["2020",10,8]]}}},{"id":1862,"uris":["http://zotero.org/groups/4874203/items/VNUITJKX"],"itemData":{"id":1862,"type":"article-journal","abstract":"A critically important question that\nmust be answered to understand\nhow organic solar cells operate and should be improved is how the orientation of the donor and acceptor molecules at the interface influences exciton diffusion, exciton dissociation by electron transfer, and recombination. It is exceedingly difficult to probe the orientation in bulk heterojunctions because there are many interfaces and they are arranged with varying angles with respect to the substrate. One of the best ways to study the interface is to make bilayer solar cells with just one donor–acceptor interface. Zinc phthalocyanine\nis particularly interesting to study because its orientation can be adjusted by using a 2 nm-thick copper iodide seed layer before it is deposited. Previous studies have claimed that solar cells in which fullerene acceptor molecules touch the face of zinc phthalocyanine have more current than ones in which the fullerenes touch the edge of zinc phthalocyanine because of suppressed recombination. We have more thoroughly characterized the system using in situ X-ray photoelectron spectroscopy and X-ray scattering and found that the interfaces are not as sharp as previous studies claimed when formed at room temperature or above. Fullerenes have a much stronger tendency to mix into the face-on films than into the edge-on films. Moreover we show that almost all of the increase in the current with face-on films can be attributed to improved exciton diffusion and to the formation of a spontaneously mixed interface, not suppressed recombination. This work highlights the importance of spontaneous interfacial molecular mixing in organic solar cells, the extent of which depends on molecular orientation of frontier molecules in donor domains.","citation-key":"ngongangndjawaImpactMolecularOrientation2015","container-title":"Chemistry of Materials","DOI":"10.1021/acs.chemmater.5b01845","ISSN":"0897-4756","issue":"16","journalAbbreviation":"Chem. Mater.","page":"5597-5604","source":"Silverchair","title":"Impact of Molecular Orientation and Spontaneous Interfacial Mixing on the Performance of Organic Solar Cells","volume":"27","author":[{"family":"Ngongang Ndjawa","given":"Guy O."},{"family":"Graham","given":"Kenneth R."},{"family":"Li","given":"Ruipeng"},{"family":"Conron","given":"Sarah M."},{"family":"Erwin","given":"Patrick"},{"family":"Chou","given":"Kang Wei"},{"family":"Burkhard","given":"George F."},{"family":"Zhao","given":"Kui"},{"family":"Hoke","given":"Eric T."},{"family":"Thompson","given":"Mark E."},{"family":"McGehee","given":"Michael D."},{"family":"Amassian","given":"Aram"}],"issued":{"date-parts":[["2015",7,28]]}}},{"id":1859,"uris":["http://zotero.org/groups/4874203/items/QZI4VTPL"],"itemData":{"id":1859,"type":"article-journal","abstract":"Zinc phthalocyanine (ZnPc), C32H16N8Zn, is a planar organic molecule having numerous optical and electrical applications in organic electronics. This work investigates the influence of various deposition parameters on the morphology of vapour thermal evaporated ZnPc films. For this purpose, ZnPc is deposited at different substrate temperatures up to 90°C and film thickness up to 50nm onto various substrates. The morphology of this ZnPc layers is characterised by X-ray diffraction (XRD), X-ray reflectivity (XRR) and atomic force microscopy (AFM) methods. XRD measurements show that all ZnPc films are crystalline in a triclinic (α-ZnPc) or monoclinic (γ-ZnPc) phase, independent from the kind of substrate, layer thickness, or substrate temperature. The ZnPc powder, the starting product for the thermally evaporated ZnPc films, is present in the stable monoclinic β-phase. Thus, the stacking of the ZnPc molecules changes completely during deposition. The crystallite size perpendicular to the substrate determined by XRD microstructure analysis is in the range of the layer thickness while the lateral size, obtained by AFM, is increasing with substrate temperature and film thickness. AFM and XRR show an increase of the layer roughness for thicker ZnPc layers and higher substrate temperatures during film deposition. The strain in the ZnPc films decreases for higher substrate temperatures due to enhanced thermal relaxation and for thicker ZnPc films due to lower surface tension.","citation-key":"schunemannZincPhthalocyanineInfluence2011","container-title":"Thin Solid Films","DOI":"10.1016/j.tsf.2011.01.356","ISSN":"0040-6090","issue":"11","journalAbbreviation":"Thin Solid Films","page":"3939-3945","source":"ScienceDirect","title":"Zinc phthalocyanine — Influence of substrate temperature, film thickness, and kind of substrate on the morphology","volume":"519","author":[{"family":"Schünemann","given":"C."},{"family":"Elschner","given":"C."},{"family":"Levin","given":"A. A."},{"family":"Levichkova","given":"M."},{"family":"Leo","given":"K."},{"family":"Riede","given":"M."}],"issued":{"date-parts":[["2011",3,31]]}}}],"schema":"https://github.com/citation-style-language/schema/raw/master/csl-citation.json"} </w:instrText>
      </w:r>
      <w:r w:rsidR="006B1616">
        <w:fldChar w:fldCharType="separate"/>
      </w:r>
      <w:r w:rsidR="003661AD" w:rsidRPr="003661AD">
        <w:rPr>
          <w:rFonts w:eastAsiaTheme="minorHAnsi"/>
          <w:kern w:val="0"/>
          <w:szCs w:val="24"/>
        </w:rPr>
        <w:t> [11–13]</w:t>
      </w:r>
      <w:r w:rsidR="006B1616">
        <w:fldChar w:fldCharType="end"/>
      </w:r>
      <w:r w:rsidR="001713C3">
        <w:t xml:space="preserve"> similar to atomic epitaxial growth</w:t>
      </w:r>
      <w:r w:rsidR="00922453">
        <w:t>.</w:t>
      </w:r>
      <w:r w:rsidR="007841F2">
        <w:t xml:space="preserve"> </w:t>
      </w:r>
      <w:r w:rsidR="000171B2">
        <w:t>P</w:t>
      </w:r>
      <w:r w:rsidR="00D7729C">
        <w:t xml:space="preserve">ainstaking studies have attempted to access the buried molecular state via </w:t>
      </w:r>
      <w:r w:rsidR="001F59D6">
        <w:t>in-situ measurements</w:t>
      </w:r>
      <w:r w:rsidR="00B141B9">
        <w:t xml:space="preserve"> at checkpoints</w:t>
      </w:r>
      <w:r w:rsidR="001F59D6">
        <w:t xml:space="preserve"> during film growth</w:t>
      </w:r>
      <w:r w:rsidR="00002D07">
        <w:t>.</w:t>
      </w:r>
      <w:r w:rsidR="00002D07">
        <w:fldChar w:fldCharType="begin"/>
      </w:r>
      <w:r w:rsidR="003661AD">
        <w:instrText xml:space="preserve"> ADDIN ZOTERO_ITEM CSL_CITATION {"citationID":"GiO8HFTy","properties":{"unsorted":false,"formattedCitation":"\\uc0\\u160{}[14]","plainCitation":" [14]","noteIndex":0},"citationItems":[{"id":1719,"uris":["http://zotero.org/groups/4874203/items/ZPPI5XHE"],"itemData":{"id":1719,"type":"article-journal","abstract":"We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002D07">
        <w:fldChar w:fldCharType="separate"/>
      </w:r>
      <w:r w:rsidR="003661AD" w:rsidRPr="003661AD">
        <w:rPr>
          <w:rFonts w:eastAsiaTheme="minorHAnsi"/>
          <w:kern w:val="0"/>
          <w:szCs w:val="24"/>
        </w:rPr>
        <w:t> [14]</w:t>
      </w:r>
      <w:r w:rsidR="00002D07">
        <w:fldChar w:fldCharType="end"/>
      </w:r>
      <w:r w:rsidR="001F59D6">
        <w:t xml:space="preserve"> These studies have revealed </w:t>
      </w:r>
      <w:r w:rsidR="0043349F">
        <w:t>density gradients that contradict the patterning hypothesis</w:t>
      </w:r>
      <w:r w:rsidR="00F90BC9">
        <w:t xml:space="preserve">. However, </w:t>
      </w:r>
      <w:r w:rsidR="008D369C">
        <w:t xml:space="preserve">it is possible </w:t>
      </w:r>
      <w:r w:rsidR="00F90BC9">
        <w:t xml:space="preserve">these studies merely reveal a snapshot </w:t>
      </w:r>
      <w:r w:rsidR="00601F3C">
        <w:t>of the exposed molecular layers</w:t>
      </w:r>
      <w:r w:rsidR="00E309C7">
        <w:t xml:space="preserve"> in a temporary state,</w:t>
      </w:r>
      <w:r w:rsidR="00601F3C">
        <w:t xml:space="preserve"> which change once buried</w:t>
      </w:r>
      <w:r w:rsidR="008365BA">
        <w:t>, rather than the final state of the interface.</w:t>
      </w:r>
    </w:p>
    <w:p w14:paraId="4D3DA099" w14:textId="24C43D9B" w:rsidR="00985203" w:rsidRDefault="00E22A63" w:rsidP="00451C00">
      <w:pPr>
        <w:pStyle w:val="MainText"/>
      </w:pPr>
      <w:r>
        <w:t>R</w:t>
      </w:r>
      <w:r w:rsidR="007F7D9D">
        <w:t>esonant soft X-ray scattering, tuned to the energies of electronic transitions into unoccupied molecular orbitals can reveal the chemical and physical states within these buried structures</w:t>
      </w:r>
      <w:r w:rsidR="00E7585B">
        <w:t>.</w:t>
      </w:r>
      <w:r w:rsidR="00A41CEC">
        <w:fldChar w:fldCharType="begin"/>
      </w:r>
      <w:r w:rsidR="003661AD">
        <w:instrText xml:space="preserve"> ADDIN ZOTERO_ITEM CSL_CITATION {"citationID":"n0sMc8KP","properties":{"unsorted":false,"formattedCitation":"\\uc0\\u160{}[7,15,16]","plainCitation":" [7,15,16]","noteIndex":0},"citationItems":[{"id":"vKlI88Vg/4RLWkEty","uris":["http://zotero.org/groups/4874203/items/PSMDX5H8"],"itemData":{"id":667,"type":"article-journal","abstract":"Resonant soft X-ray scattering (RSoXS) is a powerful tool for chemically and orientationally resolved nano-to-mesoscale characterization of complex molecular materials. Through its development over the past 15 years, its use has been extended to uniquely characterize structures, not only dry, thin films for devices, coatings, photolithography, and liquid crystalline ordering, but also solvated nanostructures in biology for therapeutics and hydrated membranes for filtration or biosensing. Here, we review progress in this exciting and maturing technique with an eye toward the materials scientist or engineer who has little experience with RSoXS but would like to know more about how the technique would fit into their toolset.","citation-key":"grabnerResonantSoftXRay2025","container-title":"Annual Review of Materials Research","DOI":"10.1146/annurev-matsci-080323-040123","ISSN":"1531-7331, 1545-4118","language":"en","source":"DOI.org (Crossref)","title":"Resonant Soft X-Ray Scattering in Polymer Materials","URL":"https://www.annualreviews.org/content/journals/10.1146/annurev-matsci-080323-040123","volume":"55","author":[{"family":"Grabner","given":"Devin"},{"family":"Heilman","given":"Harlan"},{"family":"Patterson","given":"Acacia"},{"family":"Melody","given":"Tanner M."},{"family":"Collins","given":"Brian A."}],"accessed":{"date-parts":[["2025",4,19]]},"issued":{"date-parts":[["2025",4,1]]}}},{"id":1765,"uris":["http://zotero.org/groups/4874203/items/Y6HW8UQ5"],"itemData":{"id":1765,"type":"paper-conference","abstract":"We present a non-destructive metrology approach for nanostructure characterization using Resonant Soft X-ray Scattering (RSoXR) combined with FEM-based Maxwell solvers. Energy scans near absorption ed","citation-key":"andrleNanostructureCharacterizationRSoXS2026","container-title":"Metrology, Inspection, and Process Control XL","DOI":"10.1117/12.3090859","event-title":"Metrology, Inspection, and Process Control XL","language":"en","page":"139810D","publisher":"SPIE","source":"www.spiedigitallibrary.org","title":"Nanostructure characterization via RSoXS: inverse scattering with FEM-based Maxwell solvers","title-short":"Nanostructure characterization via RSoXS","URL":"https://www.spiedigitallibrary.org/conference-proceedings-of-spie/13981/3090859/Nanostructure-characterization-via-RSoXS--inverse-scattering-with-FEM-based/10.1117/12.3090859","volume":"13981","author":[{"family":"Andrle","given":"Kas"},{"family":"Zhang","given":"Qi"},{"family":"Heilman","given":"Harlan"},{"family":"Ferron","given":"Thomas"},{"family":"Wang","given":"Cheng"}],"accessed":{"date-parts":[["2026",6,24]]},"issued":{"date-parts":[["2026",4,9]]}}},{"id":252,"uris":["http://zotero.org/groups/4874203/items/74Y8KWMG"],"itemData":{"id":252,"type":"paper-conference","abstract":"Understanding the interfacial structure and morphology of nanostructures is crucial for advancing photolithography. In this study, we combine a Finite Element Method (FEM)-based Maxwell solver with Resonant Soft X-ray Scattering (RSoXS) measurements to analyze the structural variations in nanograting. The FEM-based Maxwell solver is employed to simulate the scattering intensities and electromagnetic field distributions, providing detailed insight into the interaction of soft x-rays with complex patterns. Concurrently, RSoXS measurements offer a high-resolution experimental technique to probe the material composition and structure at the nanoscale. By integrating simulation and experimental data, we achieve a comprehensive understanding of the dynamics and structural changes in nanostructures, paving the way for the optimization of patterning techniques. This approach demonstrates a powerful methodology for the analysis of nanostructured materials, enhancing our ability to design and control advanced materials for next-generation lithographic applications.","citation-key":"andrleUsingFEMbasedMaxwell2025","container-title":"Advances in Patterning Materials and Processes XLII","DOI":"10.1117/12.3051461","event-title":"Advances in Patterning Materials and Processes XLII","page":"134281G","publisher":"SPIE","source":"www.spiedigitallibrary.org","title":"Using a FEM-based Maxwell solver and CD-RSoXS measurement for the analysis of photoresist pattern","URL":"https://www.spiedigitallibrary.org/conference-proceedings-of-spie/13428/134281G/Using-a-FEM-based-Maxwell-solver-and-CD-RSoXS-measurement/10.1117/12.3051461.full","volume":"13428","author":[{"family":"Andrle","given":"Kas"},{"family":"Zhang","given":"Qi"},{"family":"Vargo","given":"Emma"},{"family":"Heilman","given":"Harlan"},{"family":"Ferron","given":"Thomas"},{"family":"Chao","given":"Weilun"},{"family":"Peng","given":"Zhengxing"},{"family":"Holcomb","given":"Warren"},{"family":"Miyakawa","given":"Ryan"},{"family":"Ruiz","given":"Ricardo"},{"family":"Kumar","given":"Dinesh"},{"family":"Hexemer","given":"Alexander"},{"family":"Naulleau","given":"Patrick"},{"family":"Fontaine","given":"Bruno La"},{"family":"Wang","given":"Cheng"}],"accessed":{"date-parts":[["2026",1,15]]},"issued":{"date-parts":[["2025",4,22]]}}}],"schema":"https://github.com/citation-style-language/schema/raw/master/csl-citation.json"} </w:instrText>
      </w:r>
      <w:r w:rsidR="00A41CEC">
        <w:fldChar w:fldCharType="separate"/>
      </w:r>
      <w:r w:rsidR="003661AD" w:rsidRPr="003661AD">
        <w:rPr>
          <w:rFonts w:eastAsiaTheme="minorHAnsi"/>
          <w:kern w:val="0"/>
          <w:szCs w:val="24"/>
        </w:rPr>
        <w:t> [7,15,16]</w:t>
      </w:r>
      <w:r w:rsidR="00A41CEC">
        <w:fldChar w:fldCharType="end"/>
      </w:r>
      <w:r w:rsidR="00071884">
        <w:t xml:space="preserve">. </w:t>
      </w:r>
      <w:r w:rsidR="00F76B8D">
        <w:t xml:space="preserve">The </w:t>
      </w:r>
      <w:r w:rsidR="007F7D9D">
        <w:t>scattered intensity</w:t>
      </w:r>
      <w:r w:rsidR="00F76B8D">
        <w:t xml:space="preserve"> is set by two coupled in</w:t>
      </w:r>
      <w:r w:rsidR="00071884">
        <w:t xml:space="preserve">puts, </w:t>
      </w:r>
      <w:r w:rsidR="007F7D9D">
        <w:t xml:space="preserve">the structure of the assembly and the </w:t>
      </w:r>
      <w:r w:rsidR="000B04C0">
        <w:t xml:space="preserve">energy-dependent </w:t>
      </w:r>
      <w:r w:rsidR="007F7D9D">
        <w:t>index of refraction tensor</w:t>
      </w:r>
      <w:r w:rsidR="00280066">
        <w:t xml:space="preserve"> containing the chemical, electronic, and orientation information</w:t>
      </w:r>
      <w:r w:rsidR="007F7D9D">
        <w:t>. Th</w:t>
      </w:r>
      <w:r w:rsidR="00AB7982">
        <w:t>r</w:t>
      </w:r>
      <w:r w:rsidR="007F7D9D">
        <w:t xml:space="preserve">ough </w:t>
      </w:r>
      <w:r w:rsidR="001C0344">
        <w:t xml:space="preserve">forward </w:t>
      </w:r>
      <w:r w:rsidR="001C0344">
        <w:t>simulation</w:t>
      </w:r>
      <w:r w:rsidR="007F7D9D">
        <w:t xml:space="preserve"> techniques, both </w:t>
      </w:r>
      <w:r w:rsidR="00D21C36">
        <w:t>structural and optical parameters</w:t>
      </w:r>
      <w:r w:rsidR="007F7D9D">
        <w:t xml:space="preserve"> </w:t>
      </w:r>
      <w:r w:rsidR="00D90EFB">
        <w:t xml:space="preserve">are fit </w:t>
      </w:r>
      <w:r w:rsidR="007F7D9D">
        <w:t xml:space="preserve">to </w:t>
      </w:r>
      <w:r w:rsidR="00D21C36">
        <w:t xml:space="preserve">scattering </w:t>
      </w:r>
      <w:r w:rsidR="00311F39">
        <w:t>dat</w:t>
      </w:r>
      <w:r w:rsidR="00330C4F">
        <w:t>a</w:t>
      </w:r>
      <w:r w:rsidR="00AA046B">
        <w:t xml:space="preserve">, but the </w:t>
      </w:r>
      <w:r w:rsidR="00F5046E">
        <w:t xml:space="preserve">physiochemical </w:t>
      </w:r>
      <w:r w:rsidR="00AA046B">
        <w:t xml:space="preserve">states must be inferred from the </w:t>
      </w:r>
      <w:r w:rsidR="00824FED">
        <w:t>optical parameters</w:t>
      </w:r>
      <w:r w:rsidR="001E1EB6">
        <w:t xml:space="preserve"> as a function of energy and polarization</w:t>
      </w:r>
      <w:r w:rsidR="00824FED">
        <w:t>.</w:t>
      </w:r>
      <w:r w:rsidR="00D21C36">
        <w:t xml:space="preserve"> </w:t>
      </w:r>
    </w:p>
    <w:p w14:paraId="6810B4D9" w14:textId="2BB70195" w:rsidR="00CE5355" w:rsidRDefault="00D21C36" w:rsidP="00985203">
      <w:pPr>
        <w:pStyle w:val="MainText"/>
        <w:ind w:firstLine="180"/>
      </w:pPr>
      <w:r>
        <w:t xml:space="preserve">In reflection geometry (PXR), </w:t>
      </w:r>
      <w:r w:rsidR="00D8604C">
        <w:t xml:space="preserve">the </w:t>
      </w:r>
      <w:r w:rsidR="00EA3651">
        <w:t xml:space="preserve">structure </w:t>
      </w:r>
      <w:r w:rsidR="00D8604C">
        <w:t>is one dimensional</w:t>
      </w:r>
      <w:r w:rsidR="00354A07">
        <w:t>, resolving depth-dependent information</w:t>
      </w:r>
      <w:r w:rsidR="00BC0948">
        <w:t>,</w:t>
      </w:r>
      <w:r w:rsidR="001612CF">
        <w:fldChar w:fldCharType="begin"/>
      </w:r>
      <w:r w:rsidR="003661AD">
        <w:instrText xml:space="preserve"> ADDIN ZOTERO_ITEM CSL_CITATION {"citationID":"4dFubR0b","properties":{"unsorted":false,"formattedCitation":"\\uc0\\u160{}[15,17\\uc0\\u8211{}21]","plainCitation":" [15,17–21]","noteIndex":0},"citationItems":[{"id":"vKlI88Vg/4RLWkEty","uris":["http://zotero.org/groups/4874203/items/PSMDX5H8"],"itemData":{"id":667,"type":"article-journal","abstract":"Resonant soft X-ray scattering (RSoXS) is a powerful tool for chemically and orientationally resolved nano-to-mesoscale characterization of complex molecular materials. Through its development over the past 15 years, its use has been extended to uniquely characterize structures, not only dry, thin films for devices, coatings, photolithography, and liquid crystalline ordering, but also solvated nanostructures in biology for therapeutics and hydrated membranes for filtration or biosensing. Here, we review progress in this exciting and maturing technique with an eye toward the materials scientist or engineer who has little experience with RSoXS but would like to know more about how the technique would fit into their toolset.","citation-key":"grabnerResonantSoftXRay2025","container-title":"Annual Review of Materials Research","DOI":"10.1146/annurev-matsci-080323-040123","ISSN":"1531-7331, 1545-4118","language":"en","source":"DOI.org (Crossref)","title":"Resonant Soft X-Ray Scattering in Polymer Materials","URL":"https://www.annualreviews.org/content/journals/10.1146/annurev-matsci-080323-040123","volume":"55","author":[{"family":"Grabner","given":"Devin"},{"family":"Heilman","given":"Harlan"},{"family":"Patterson","given":"Acacia"},{"family":"Melody","given":"Tanner M."},{"family":"Collins","given":"Brian A."}],"accessed":{"date-parts":[["2025",4,19]]},"issued":{"date-parts":[["2025",4,1]]}}},{"id":586,"uris":["http://zotero.org/groups/4874203/items/CHS4ZMMG"],"itemData":{"id":586,"type":"article-journal","abstract":"The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M."}],"issued":{"date-parts":[["2022",1,19]]}}},{"id":593,"uris":["http://zotero.org/groups/4874203/items/ZJDUZSB7"],"itemData":{"id":593,"type":"article-journal","abstract":"At photon energies close to absorption edges in the soft x-ray range, the complex index of refraction, n=1−δ−iβ, of organic materials varies rapidly as a function of photon energy in a manner that strongly depends on the chemical moieties and functionalities present in the material. The authors present details of how these molecular structure specific variations in the complex index of refraction can be utilized to enhance and tune the contrast in reflectivity experiments of organic films. This near edge contrast enhancement mimics the specific contrast achieved through deuterium labeling in neutron reflectivity (NR). This relatively new x-ray approach, resonant soft x-ray reflectivity (RSoXR), thus combines aspects of NR and conventional x-ray reflectivity (XR), yet does not require special chemical procedures. The capabilities of RSoXR are exemplified using a number of polymeric bi- and multilayers. Furthermore, a direct comparison of RSoXR to conventional x-ray reflectivity and NR for polystyrene and poly(methyl methacrylate) bilayers verifies that RSoXR is an excellent alternative tool for the characterization of organic thin films. The influence of the longitudinal and transverse coherence properties as well as the divergence of the x-ray or neutron beam on the capabilities and limitations of each reflectivity variant is discussed.","citation-key":"wangResonantSoftXray2007","container-title":"Journal of Vacuum Science &amp; Technology A: Vacuum, Surfaces, and Films","DOI":"10.1116/1.2731352","ISSN":"0734-2101, 1520-8559","issue":"3","language":"en","page":"575-586","source":"DOI.org (Crossref)","title":"Resonant soft x-ray reflectivity of organic thin films","volume":"25","author":[{"family":"Wang","given":"Cheng"},{"family":"Araki","given":"Tohru"},{"family":"Watts","given":"Benjamin"},{"family":"Harton","given":"Shane"},{"family":"Koga","given":"Tadanori"},{"family":"Basu","given":"Saibal"},{"family":"Ade","given":"Harald"}],"issued":{"date-parts":[["2007",5,1]]}}},{"id":589,"uris":["http://zotero.org/groups/4874203/items/NLCTEBAW"],"itemData":{"id":589,"type":"article-journal","citation-key":"yanAccurateFacileDetermination2013","container-title":"Physical Review Letters","DOI":"10.1103/PhysRevLett.110.177401","ISSN":"0031-9007, 1079-7114","issue":"17","journalAbbreviation":"Phys. Rev. Lett.","language":"en","page":"177401","source":"DOI.org (Crossref)","title":"Accurate and Facile Determination of the Index of Refraction of Organic Thin Films Near the Carbon 1 s Absorption Edge","volume":"110","author":[{"family":"Yan","given":"Hongping"},{"family":"Wang","given":"Cheng"},{"family":"McCarn","given":"Allison R."},{"family":"Ade","given":"Harald"}],"issued":{"date-parts":[["2013",4,23]]}}},{"id":596,"uris":["http://zotero.org/groups/4874203/items/L8TWJ5FE"],"itemData":{"id":596,"type":"article-journal","abstract":"We present a technique to study depth profiles of molecular orientation in soft matter thin films with nanometer resolution. The method is based on dichroism in resonant soft x-ray reflectivity using linear s and p polarization. It combines the chemical sensitivity of near-edge x-ray absorption fine structure spectroscopy to specific molecular bonds and their orientation relative to the polarization of the incident beam with the precise depth profiling capability of x-ray reflectivity. We demonstrate these capabilities on side chain liquid crystalline polymer thin films with soft x-ray reflectivity data at the carbon K edge. Optical constants of the anisotropic refractive index ellipsoid were obtained from a quantitative analysis using the Berreman formalism. For films up to 50 nm thickness we find that the degree of orientation of the long axis exhibits no depth variation and is independent of the film thickness.","citation-key":"mezgerMolecularOrientationSoft2011","container-title":"Physical Review B","DOI":"10.1103/PhysRevB.83.155406","issue":"15","journalAbbreviation":"Phys. Rev. B","page":"155406","publisher":"American Physical Society","source":"APS","title":"Molecular orientation in soft matter thin films studied by resonant soft x-ray reflectivity","volume":"83","author":[{"family":"Mezger","given":"Markus"},{"family":"Jérôme","given":"Blandine"},{"family":"Kortright","given":"Jeffrey B."},{"family":"Valvidares","given":"Manuel"},{"family":"Gullikson","given":"Eric M."},{"family":"Giglia","given":"Angelo"},{"family":"Mahne","given":"Nicola"},{"family":"Nannarone","given":"Stefano"}],"issued":{"date-parts":[["2011",4,5]]}}},{"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1612CF">
        <w:fldChar w:fldCharType="separate"/>
      </w:r>
      <w:r w:rsidR="003661AD" w:rsidRPr="003661AD">
        <w:rPr>
          <w:rFonts w:eastAsiaTheme="minorHAnsi"/>
          <w:kern w:val="0"/>
          <w:szCs w:val="24"/>
        </w:rPr>
        <w:t> [15,17–21]</w:t>
      </w:r>
      <w:r w:rsidR="001612CF">
        <w:fldChar w:fldCharType="end"/>
      </w:r>
      <w:r w:rsidR="001612CF">
        <w:t xml:space="preserve"> </w:t>
      </w:r>
      <w:r w:rsidR="005836E6">
        <w:t>but</w:t>
      </w:r>
      <w:r w:rsidR="00F83C42">
        <w:t xml:space="preserve"> PXR</w:t>
      </w:r>
      <w:r w:rsidR="005836E6">
        <w:t xml:space="preserve"> doesn’t provide </w:t>
      </w:r>
      <w:r w:rsidR="00883974">
        <w:t>map</w:t>
      </w:r>
      <w:r w:rsidR="00AC7DBB">
        <w:t xml:space="preserve">ping </w:t>
      </w:r>
      <w:r w:rsidR="00EB4043">
        <w:t xml:space="preserve">of </w:t>
      </w:r>
      <w:r w:rsidR="00AC7DBB">
        <w:t xml:space="preserve">optical </w:t>
      </w:r>
      <w:r w:rsidR="00EC4512">
        <w:t xml:space="preserve">parameters </w:t>
      </w:r>
      <w:r w:rsidR="00AC7DBB">
        <w:t>to the underlying molecular state</w:t>
      </w:r>
      <w:r w:rsidR="00EC4512">
        <w:t>.</w:t>
      </w:r>
      <w:r w:rsidR="00BC0948">
        <w:t xml:space="preserve"> In fact, analyzing </w:t>
      </w:r>
      <w:r w:rsidR="00B2516E">
        <w:t xml:space="preserve">PXR with </w:t>
      </w:r>
      <w:r w:rsidR="00BC0948">
        <w:t xml:space="preserve">more </w:t>
      </w:r>
      <w:r w:rsidR="00B2516E">
        <w:t xml:space="preserve">X-ray </w:t>
      </w:r>
      <w:r w:rsidR="00BC0948">
        <w:t xml:space="preserve">energies results in </w:t>
      </w:r>
      <w:r w:rsidR="000F6C0C">
        <w:t>more optical parameters, making the analysis unstable.</w:t>
      </w:r>
      <w:r w:rsidR="00EB4043">
        <w:t xml:space="preserve"> </w:t>
      </w:r>
      <w:r w:rsidR="0040450A">
        <w:t xml:space="preserve">Therefore, </w:t>
      </w:r>
      <w:r w:rsidR="002A5F66">
        <w:t xml:space="preserve">analyses </w:t>
      </w:r>
      <w:r w:rsidR="00EC27D9">
        <w:t xml:space="preserve">commonly retreat to a diagnostic resonance </w:t>
      </w:r>
      <w:r w:rsidR="00FA0872">
        <w:t>such as the C</w:t>
      </w:r>
      <w:r w:rsidR="00BC30A5">
        <w:t>arbon</w:t>
      </w:r>
      <w:r w:rsidR="00FA0872">
        <w:t xml:space="preserve"> </w:t>
      </w:r>
      <m:oMath>
        <m:r>
          <w:rPr>
            <w:rFonts w:ascii="Cambria Math" w:hAnsi="Cambria Math"/>
          </w:rPr>
          <m:t>1s→</m:t>
        </m:r>
        <m:sSup>
          <m:sSupPr>
            <m:ctrlPr>
              <w:rPr>
                <w:rFonts w:ascii="Cambria Math" w:hAnsi="Cambria Math"/>
                <w:i/>
              </w:rPr>
            </m:ctrlPr>
          </m:sSupPr>
          <m:e>
            <m:r>
              <w:rPr>
                <w:rFonts w:ascii="Cambria Math" w:hAnsi="Cambria Math"/>
              </w:rPr>
              <m:t>π</m:t>
            </m:r>
          </m:e>
          <m:sup>
            <m:r>
              <w:rPr>
                <w:rFonts w:ascii="Cambria Math" w:hAnsi="Cambria Math"/>
              </w:rPr>
              <m:t>*</m:t>
            </m:r>
          </m:sup>
        </m:sSup>
      </m:oMath>
      <w:r w:rsidR="00AA2C41">
        <w:t>,</w:t>
      </w:r>
      <w:r w:rsidR="000365BF">
        <w:t xml:space="preserve"> </w:t>
      </w:r>
      <w:r w:rsidR="00723920">
        <w:t>but since this</w:t>
      </w:r>
      <w:r w:rsidR="005509DA">
        <w:t xml:space="preserve"> is</w:t>
      </w:r>
      <w:r w:rsidR="00723920">
        <w:t xml:space="preserve"> common to all aromatic compounds</w:t>
      </w:r>
      <w:r w:rsidR="0034558E">
        <w:t xml:space="preserve">, the </w:t>
      </w:r>
      <w:r w:rsidR="00AF7C30">
        <w:t>analysis</w:t>
      </w:r>
      <w:r w:rsidR="0034558E">
        <w:t xml:space="preserve"> cannot distinguish chemical species nor </w:t>
      </w:r>
      <w:r w:rsidR="005C4149">
        <w:t>their relative orientation</w:t>
      </w:r>
      <w:r w:rsidR="00CA3CD8">
        <w:t xml:space="preserve"> unless simplifying assumptions are made.</w:t>
      </w:r>
      <w:r w:rsidR="00CA3CD8" w:rsidRPr="00CA3CD8">
        <w:t xml:space="preserve"> </w:t>
      </w:r>
      <w:r w:rsidR="00CA3CD8">
        <w:fldChar w:fldCharType="begin"/>
      </w:r>
      <w:r w:rsidR="003661AD">
        <w:instrText xml:space="preserve"> ADDIN ZOTERO_ITEM CSL_CITATION {"citationID":"HhVgoaZh","properties":{"unsorted":false,"formattedCitation":"\\uc0\\u160{}[17,22,23]","plainCitation":" [17,22,23]","noteIndex":0},"citationItems":[{"id":586,"uris":["http://zotero.org/groups/4874203/items/CHS4ZMMG"],"itemData":{"id":586,"type":"article-journal","abstract":"The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M."}],"issued":{"date-parts":[["2022",1,19]]}}},{"id":1465,"uris":["http://zotero.org/groups/4874203/items/3CCXIQAJ"],"itemData":{"id":1465,"type":"article-journal","abstract":"Unveiling interfaces at sub-nanometer scales is essential for advancing the understanding of complex chemical transformations. However, characterizing solid-liquid interfaces with high dimensional sensitivity and temporal resolution remains challenging, due to their dynamic nature and inaccessibility by conventional probes. Here we present an approach, Pattern-enhanced Resonant Soft X-ray Scattering, to overcome the challenges. Rooted in a “sample-as-optics” philosophy, this technique utilizes precisely engineered line-grating nanopatterns to modulate near-field X-ray illumination, coherently enhancing scattering signals from the line-gratings. We implement the method using Ni line-grating nanopatterns in electrochemical water oxidation. The periodic nanostructures serve as diffractive optical elements to reveal the Ni oxidation gradients and structural dynamics at the electrode-electrolyte interfaces. Finite-element simulations corroborate the observed trends by modeling variations in compositions and structures during electrocatalysis. Through integrating advanced sample design with coherent wave nature of soft X-rays, our approach opens accessible pathways to operando exploring chemical evolution and sub-nanometer dimensional variations simultaneously in electrochemical systems. This non-destructive method is efficient and element-specific, making it valuable for probing chemical and dimensional dynamics with appropriate modeling.","citation-key":"liPatternenhancedResonantSoft2026","container-title":"Nature Communications","DOI":"10.1038/s41467-026-69852-9","ISSN":"2041-1723","journalAbbreviation":"Nat Commun","language":"en","license":"2026 The Author(s)","publisher":"Nature Publishing Group","source":"www.nature.com","title":"Pattern-enhanced Resonant Soft X-ray Scattering for Operando monitoring of electrochemical solid-liquid interfaces","URL":"https://www.nature.com/articles/s41467-026-69852-9","author":[{"family":"Li","given":"Haoyi"},{"family":"Andrle","given":"Kas"},{"family":"Zhang","given":"Qi"},{"family":"Cordova","given":"Isvar A."},{"family":"Yang","given":"Yao"},{"family":"Peng","given":"Zhengxing"},{"family":"Yang","given":"Feipeng"},{"family":"Freychet","given":"Guillaume"},{"family":"Dhuey","given":"Scott"},{"family":"Hexemer","given":"Alexander"},{"family":"Helms","given":"Brett A."},{"family":"Chao","given":"Weilun"},{"family":"La Fontaine","given":"Bruno"},{"family":"Ruiz","given":"Ricardo"},{"family":"Guo","given":"Jinghua"},{"family":"Yang","given":"Wanli"},{"family":"Yano","given":"Junko"},{"family":"Wang","given":"Cheng"}],"accessed":{"date-parts":[["2026",3,9]]},"issued":{"date-parts":[["2026",2,21]]}}},{"id":1742,"uris":["http://zotero.org/groups/4874203/items/JLBIXGSJ"],"itemData":{"id":1742,"type":"article-journal","abstract":"The distribution of counterions and dopants within electrically doped semicrystalline conjugated polymers, such as poly(3-hexylthiophene-2,5-diyl) (P3HT), plays a pivotal role in charge transport. The distribution of counterions in doped films of P3HT with controlled crystallinity was examined using polarized resonant soft X-ray scattering (P-RSoXS). The changes in scattering of doped P3HT films containing trifluoromethanesulfonimide (TFSI–) and 2,3,5,6-tetrafluoro-7,7,8,8-tetracyanoquinodimethane (F4TCNQ•–) as counterions to the charge carriers revealed distinct differences in their nanostructure. The scattering anisotropy of P-RSoXS from doped blends of P3HT was examined as a function of the soft X-ray absorption edge and found to vary systematically with the composition of crystalline and amorphous domains and by the identity of the counterion. A computational methodology was developed and used to simulate the soft X-ray scattering as a function of morphology and molecular orientation of the counterions. Modeling of the P-RSoXS at N and F K-edges was consistent with a structure where the conjugated plane of F4TCNQ•– aligns perpendicularly to that of the P3HT backbone in ordered domains. In contrast, TFSI– was distributed more uniformly between domains with no significant molecular alignment. The approach developed here demonstrates the capabilities of P-RSoXS in identifying orientation, structural, and compositional distributions within doped conjugated polymers using a computational workflow that is broadly extendable to other soft matter systems.","citation-key":"nguyenResonantSoftXray2024a","container-title":"The Journal of Physical Chemistry B","DOI":"10.1021/acs.jpcb.4c05774","ISSN":"1520-6106","issue":"50","journalAbbreviation":"J. Phys. Chem. B","page":"12597-12611","publisher":"American Chemical Society","source":"ACS Publications","title":"Resonant Soft X-ray Scattering Reveals the Distribution of Dopants in Semicrystalline Conjugated Polymers","volume":"128","author":[{"family":"Nguyen","given":"Phong H."},{"family":"Callan","given":"Devon"},{"family":"Plunkett","given":"Evan"},{"family":"Gruschka","given":"Max"},{"family":"Alizadeh","given":"Nima"},{"family":"Landsman","given":"Matthew R."},{"family":"Su","given":"Gregory M."},{"family":"Gann","given":"Eliot"},{"family":"Bates","given":"Christopher M."},{"family":"DeLongchamp","given":"Dean M."},{"family":"Chabinyc","given":"Michael L."}],"issued":{"date-parts":[["2024",12,19]]}}}],"schema":"https://github.com/citation-style-language/schema/raw/master/csl-citation.json"} </w:instrText>
      </w:r>
      <w:r w:rsidR="00CA3CD8">
        <w:fldChar w:fldCharType="separate"/>
      </w:r>
      <w:r w:rsidR="003661AD" w:rsidRPr="003661AD">
        <w:rPr>
          <w:rFonts w:eastAsiaTheme="minorHAnsi"/>
          <w:kern w:val="0"/>
          <w:szCs w:val="24"/>
        </w:rPr>
        <w:t> [17,22,23]</w:t>
      </w:r>
      <w:r w:rsidR="00CA3CD8">
        <w:fldChar w:fldCharType="end"/>
      </w:r>
      <w:r w:rsidR="00EA1351">
        <w:t xml:space="preserve"> </w:t>
      </w:r>
      <w:r w:rsidR="003C4554">
        <w:t>Worse</w:t>
      </w:r>
      <w:r w:rsidR="00EA1351">
        <w:t xml:space="preserve">, </w:t>
      </w:r>
      <w:r w:rsidR="0040288E">
        <w:t>a buried interfacial layer is typically required to accurately fit the data</w:t>
      </w:r>
      <w:r w:rsidR="003C4554">
        <w:t xml:space="preserve"> </w:t>
      </w:r>
      <w:r w:rsidR="00175275">
        <w:t xml:space="preserve">which </w:t>
      </w:r>
      <w:r w:rsidR="00E96F9F">
        <w:t xml:space="preserve">is assumed </w:t>
      </w:r>
      <w:r w:rsidR="00ED3BB8">
        <w:t>to be</w:t>
      </w:r>
      <w:r w:rsidR="00D641B3">
        <w:t xml:space="preserve"> comprised </w:t>
      </w:r>
      <w:r w:rsidR="0081674C">
        <w:t xml:space="preserve">of </w:t>
      </w:r>
      <w:r w:rsidR="00D641B3">
        <w:t>contaminants or oxidation</w:t>
      </w:r>
      <w:r w:rsidR="00305DAC">
        <w:t>,</w:t>
      </w:r>
      <w:r w:rsidR="00825AA3">
        <w:fldChar w:fldCharType="begin"/>
      </w:r>
      <w:r w:rsidR="003661AD">
        <w:instrText xml:space="preserve"> ADDIN ZOTERO_ITEM CSL_CITATION {"citationID":"uIn9Sz1r","properties":{"unsorted":false,"formattedCitation":"\\uc0\\u160{}[17,18,20,21]","plainCitation":" [17,18,20,21]","noteIndex":0},"citationItems":[{"id":586,"uris":["http://zotero.org/groups/4874203/items/CHS4ZMMG"],"itemData":{"id":586,"type":"article-journal","abstract":"The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M."}],"issued":{"date-parts":[["2022",1,19]]}}},{"id":593,"uris":["http://zotero.org/groups/4874203/items/ZJDUZSB7"],"itemData":{"id":593,"type":"article-journal","abstract":"At photon energies close to absorption edges in the soft x-ray range, the complex index of refraction, n=1−δ−iβ, of organic materials varies rapidly as a function of photon energy in a manner that strongly depends on the chemical moieties and functionalities present in the material. The authors present details of how these molecular structure specific variations in the complex index of refraction can be utilized to enhance and tune the contrast in reflectivity experiments of organic films. This near edge contrast enhancement mimics the specific contrast achieved through deuterium labeling in neutron reflectivity (NR). This relatively new x-ray approach, resonant soft x-ray reflectivity (RSoXR), thus combines aspects of NR and conventional x-ray reflectivity (XR), yet does not require special chemical procedures. The capabilities of RSoXR are exemplified using a number of polymeric bi- and multilayers. Furthermore, a direct comparison of RSoXR to conventional x-ray reflectivity and NR for polystyrene and poly(methyl methacrylate) bilayers verifies that RSoXR is an excellent alternative tool for the characterization of organic thin films. The influence of the longitudinal and transverse coherence properties as well as the divergence of the x-ray or neutron beam on the capabilities and limitations of each reflectivity variant is discussed.","citation-key":"wangResonantSoftXray2007","container-title":"Journal of Vacuum Science &amp; Technology A: Vacuum, Surfaces, and Films","DOI":"10.1116/1.2731352","ISSN":"0734-2101, 1520-8559","issue":"3","language":"en","page":"575-586","source":"DOI.org (Crossref)","title":"Resonant soft x-ray reflectivity of organic thin films","volume":"25","author":[{"family":"Wang","given":"Cheng"},{"family":"Araki","given":"Tohru"},{"family":"Watts","given":"Benjamin"},{"family":"Harton","given":"Shane"},{"family":"Koga","given":"Tadanori"},{"family":"Basu","given":"Saibal"},{"family":"Ade","given":"Harald"}],"issued":{"date-parts":[["2007",5,1]]}}},{"id":596,"uris":["http://zotero.org/groups/4874203/items/L8TWJ5FE"],"itemData":{"id":596,"type":"article-journal","abstract":"We present a technique to study depth profiles of molecular orientation in soft matter thin films with nanometer resolution. The method is based on dichroism in resonant soft x-ray reflectivity using linear s and p polarization. It combines the chemical sensitivity of near-edge x-ray absorption fine structure spectroscopy to specific molecular bonds and their orientation relative to the polarization of the incident beam with the precise depth profiling capability of x-ray reflectivity. We demonstrate these capabilities on side chain liquid crystalline polymer thin films with soft x-ray reflectivity data at the carbon K edge. Optical constants of the anisotropic refractive index ellipsoid were obtained from a quantitative analysis using the Berreman formalism. For films up to 50 nm thickness we find that the degree of orientation of the long axis exhibits no depth variation and is independent of the film thickness.","citation-key":"mezgerMolecularOrientationSoft2011","container-title":"Physical Review B","DOI":"10.1103/PhysRevB.83.155406","issue":"15","journalAbbreviation":"Phys. Rev. B","page":"155406","publisher":"American Physical Society","source":"APS","title":"Molecular orientation in soft matter thin films studied by resonant soft x-ray reflectivity","volume":"83","author":[{"family":"Mezger","given":"Markus"},{"family":"Jérôme","given":"Blandine"},{"family":"Kortright","given":"Jeffrey B."},{"family":"Valvidares","given":"Manuel"},{"family":"Gullikson","given":"Eric M."},{"family":"Giglia","given":"Angelo"},{"family":"Mahne","given":"Nicola"},{"family":"Nannarone","given":"Stefano"}],"issued":{"date-parts":[["2011",4,5]]}}},{"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825AA3">
        <w:fldChar w:fldCharType="separate"/>
      </w:r>
      <w:r w:rsidR="003661AD" w:rsidRPr="003661AD">
        <w:rPr>
          <w:rFonts w:eastAsiaTheme="minorHAnsi"/>
          <w:kern w:val="0"/>
          <w:szCs w:val="24"/>
        </w:rPr>
        <w:t> [17,18,20,21]</w:t>
      </w:r>
      <w:r w:rsidR="00825AA3">
        <w:fldChar w:fldCharType="end"/>
      </w:r>
      <w:r w:rsidR="00305DAC">
        <w:t xml:space="preserve"> obviating interfacial analysis</w:t>
      </w:r>
      <w:r w:rsidR="00AF7C30">
        <w:t>.</w:t>
      </w:r>
    </w:p>
    <w:p w14:paraId="171DD4C3" w14:textId="184D9160" w:rsidR="0012661B" w:rsidRDefault="00BF3082" w:rsidP="007F57E9">
      <w:pPr>
        <w:pStyle w:val="MainText"/>
      </w:pPr>
      <w:r>
        <w:t xml:space="preserve">Recently, </w:t>
      </w:r>
      <w:r w:rsidR="00AC3BB5">
        <w:t xml:space="preserve">near edge X-ray </w:t>
      </w:r>
      <w:r w:rsidR="002202AE">
        <w:t xml:space="preserve">absorption </w:t>
      </w:r>
      <w:r w:rsidR="00AC3BB5">
        <w:t xml:space="preserve">fine structure </w:t>
      </w:r>
      <w:r w:rsidR="00CD4E67">
        <w:t xml:space="preserve">(NEXAFS) </w:t>
      </w:r>
      <w:r w:rsidR="002202AE">
        <w:t>spectroscopy measurements</w:t>
      </w:r>
      <w:r w:rsidR="00BC6CC9">
        <w:t xml:space="preserve"> have been used to </w:t>
      </w:r>
      <w:r w:rsidR="002D6939">
        <w:t>construct an</w:t>
      </w:r>
      <w:r w:rsidR="007B7CE0">
        <w:t xml:space="preserve"> Edisonian</w:t>
      </w:r>
      <w:r w:rsidR="002D6939">
        <w:t xml:space="preserve"> optical model, enabling </w:t>
      </w:r>
      <w:r w:rsidR="002F57B4">
        <w:t xml:space="preserve">the orientation state </w:t>
      </w:r>
      <w:r w:rsidR="002D6939">
        <w:t xml:space="preserve">to be </w:t>
      </w:r>
      <w:r w:rsidR="002F57B4">
        <w:t>inferred though a secondary analysis</w:t>
      </w:r>
      <w:r w:rsidR="007B7CE0">
        <w:t xml:space="preserve"> of the fit optical parameters</w:t>
      </w:r>
      <w:r w:rsidR="00EA3DE5">
        <w:t xml:space="preserve"> although the above limitations remain</w:t>
      </w:r>
      <w:r w:rsidR="00585CC7">
        <w:t>.</w:t>
      </w:r>
      <w:r w:rsidR="00FA72D2">
        <w:fldChar w:fldCharType="begin"/>
      </w:r>
      <w:r w:rsidR="003661AD">
        <w:instrText xml:space="preserve"> ADDIN ZOTERO_ITEM CSL_CITATION {"citationID":"mcIHrcb6","properties":{"unsorted":false,"formattedCitation":"\\uc0\\u160{}[17\\uc0\\u8211{}19,21,24]","plainCitation":" [17–19,21,24]","noteIndex":0},"citationItems":[{"id":586,"uris":["http://zotero.org/groups/4874203/items/CHS4ZMMG"],"itemData":{"id":586,"type":"article-journal","abstract":"The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M."}],"issued":{"date-parts":[["2022",1,19]]}}},{"id":593,"uris":["http://zotero.org/groups/4874203/items/ZJDUZSB7"],"itemData":{"id":593,"type":"article-journal","abstract":"At photon energies close to absorption edges in the soft x-ray range, the complex index of refraction, n=1−δ−iβ, of organic materials varies rapidly as a function of photon energy in a manner that strongly depends on the chemical moieties and functionalities present in the material. The authors present details of how these molecular structure specific variations in the complex index of refraction can be utilized to enhance and tune the contrast in reflectivity experiments of organic films. This near edge contrast enhancement mimics the specific contrast achieved through deuterium labeling in neutron reflectivity (NR). This relatively new x-ray approach, resonant soft x-ray reflectivity (RSoXR), thus combines aspects of NR and conventional x-ray reflectivity (XR), yet does not require special chemical procedures. The capabilities of RSoXR are exemplified using a number of polymeric bi- and multilayers. Furthermore, a direct comparison of RSoXR to conventional x-ray reflectivity and NR for polystyrene and poly(methyl methacrylate) bilayers verifies that RSoXR is an excellent alternative tool for the characterization of organic thin films. The influence of the longitudinal and transverse coherence properties as well as the divergence of the x-ray or neutron beam on the capabilities and limitations of each reflectivity variant is discussed.","citation-key":"wangResonantSoftXray2007","container-title":"Journal of Vacuum Science &amp; Technology A: Vacuum, Surfaces, and Films","DOI":"10.1116/1.2731352","ISSN":"0734-2101, 1520-8559","issue":"3","language":"en","page":"575-586","source":"DOI.org (Crossref)","title":"Resonant soft x-ray reflectivity of organic thin films","volume":"25","author":[{"family":"Wang","given":"Cheng"},{"family":"Araki","given":"Tohru"},{"family":"Watts","given":"Benjamin"},{"family":"Harton","given":"Shane"},{"family":"Koga","given":"Tadanori"},{"family":"Basu","given":"Saibal"},{"family":"Ade","given":"Harald"}],"issued":{"date-parts":[["2007",5,1]]}}},{"id":589,"uris":["http://zotero.org/groups/4874203/items/NLCTEBAW"],"itemData":{"id":589,"type":"article-journal","citation-key":"yanAccurateFacileDetermination2013","container-title":"Physical Review Letters","DOI":"10.1103/PhysRevLett.110.177401","ISSN":"0031-9007, 1079-7114","issue":"17","journalAbbreviation":"Phys. Rev. Lett.","language":"en","page":"177401","source":"DOI.org (Crossref)","title":"Accurate and Facile Determination of the Index of Refraction of Organic Thin Films Near the Carbon 1 s Absorption Edge","volume":"110","author":[{"family":"Yan","given":"Hongping"},{"family":"Wang","given":"Cheng"},{"family":"McCarn","given":"Allison R."},{"family":"Ade","given":"Harald"}],"issued":{"date-parts":[["2013",4,23]]}}},{"id":575,"uris":["http://zotero.org/groups/4874203/items/ELC4TQPW"],"itemData":{"id":575,"type":"article-journal","abstract":"Physical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F."}],"issued":{"date-parts":[["2023",7,24]]}}},{"id":573,"uris":["http://zotero.org/groups/4874203/items/R72WTP78"],"itemData":{"id":573,"type":"article-journal","abstract":"Molecular orientation anisotropy can be critical in functional organic thin films. For instance, it is known that molecular orientation can affect the performance of organic electronic devices such as light emitting diodes (OLEDs), thin film transistors (OTFTs), and photovoltaics (OPVs); however, the impact of molecular orientation on device performance tends to be obscured by complexities of the multilayer device structure, and control over molecular orientation in the organic layer(s) is often limited. Thus, techniques that can depth profile molecular orientation in thin films are sorely needed. We demonstrate that polarized resonant soft X-ray reflectivity (p-RSoXR) can extract molecular orientation depth profiles with the needed nanometer-level resolution. Leveraging developments in stable molecular glass formation using physical vapor deposition (PVD), we create molecular glass films of posaconazole, a rod-like molecule, with controlled orientation. We show that p-RSoXR is highly sensitive to thin oriented layers at the posaconazole surface, while providing quantitative molecular tilt values for the bulk film. Finally, we demonstrate that p-RSoXR can detect and characterize buried interfaces based solely on molecular orientation, providing insight into the structure of complex films that was previously unmeasurable.","citation-key":"thelenMolecularOrientationDepth2020","container-title":"Chemistry of Materials","DOI":"10.1021/acs.chemmater.0c02044","ISSN":"0897-4756","issue":"15","journalAbbreviation":"Chem. Mater.","page":"6295-6309","publisher":"American Chemical Society","source":"ACS Publications","title":"Molecular Orientation Depth Profiles in Organic Glasses Using Polarized Resonant Soft X-ray Reflectivity","volume":"32","author":[{"family":"Thelen","given":"Jacob L."},{"family":"Bishop","given":"Camille"},{"family":"Bagchi","given":"Kushal"},{"family":"Sunday","given":"Daniel F."},{"family":"Gann","given":"Eliot"},{"family":"Mukherjee","given":"Subhrangsu"},{"family":"Richter","given":"Lee J."},{"family":"Kline","given":"R. Joseph"},{"family":"Ediger","given":"M. D."},{"family":"DeLongchamp","given":"Dean M."}],"issued":{"date-parts":[["2020",8,11]]}}}],"schema":"https://github.com/citation-style-language/schema/raw/master/csl-citation.json"} </w:instrText>
      </w:r>
      <w:r w:rsidR="00FA72D2">
        <w:fldChar w:fldCharType="separate"/>
      </w:r>
      <w:r w:rsidR="003661AD" w:rsidRPr="003661AD">
        <w:rPr>
          <w:rFonts w:eastAsiaTheme="minorHAnsi"/>
          <w:kern w:val="0"/>
          <w:szCs w:val="24"/>
        </w:rPr>
        <w:t> [17–19,21,24]</w:t>
      </w:r>
      <w:r w:rsidR="00FA72D2">
        <w:fldChar w:fldCharType="end"/>
      </w:r>
      <w:r w:rsidR="00585CC7">
        <w:t xml:space="preserve"> </w:t>
      </w:r>
      <w:r w:rsidR="001A2E32">
        <w:t xml:space="preserve">Alternative approaches arrive at the </w:t>
      </w:r>
      <w:r w:rsidR="00270EA8">
        <w:t>optical model</w:t>
      </w:r>
      <w:r w:rsidR="001A2E32">
        <w:t xml:space="preserve"> from density functional theory</w:t>
      </w:r>
      <w:r w:rsidR="00886339">
        <w:t xml:space="preserve"> (DFT)</w:t>
      </w:r>
      <w:r w:rsidR="001A2E32">
        <w:t xml:space="preserve">, </w:t>
      </w:r>
      <w:r w:rsidR="00270EA8">
        <w:t>yet are limited by fundamental computational inaccuracies</w:t>
      </w:r>
      <w:r w:rsidR="008A181D">
        <w:t>.</w:t>
      </w:r>
      <w:r w:rsidR="008A181D">
        <w:fldChar w:fldCharType="begin"/>
      </w:r>
      <w:r w:rsidR="003661AD">
        <w:instrText xml:space="preserve"> ADDIN ZOTERO_ITEM CSL_CITATION {"citationID":"nO16g6WB","properties":{"unsorted":false,"formattedCitation":"\\uc0\\u160{}[25\\uc0\\u8211{}27]","plainCitation":" [25–27]","noteIndex":0},"citationItems":[{"id":389,"uris":["http://zotero.org/groups/4874203/items/3QZBIU3I"],"itemData":{"id":389,"type":"article-journal","abstract":"We developed a quantitative approach for the determination of molecular arrangement and electronic structure in anisotropic organic ultrathin films based on the measurement of polarized reflectivity at the carbon K-edge. The reflectivity spectra were fitted to a parameterized model calculation. The method was applied to a self-assembled monolayer of 1,4-benzenedimethanethiol on gold. To simulate reflectivity, the organic anisotropic film was described by a dielectric tensor, obtained by ab initio calculations for the single molecule and suitable rotations to describe the molecular organization in film domains. Film structure was obtained though the best fit of the simulation to the experiment. Results were consistent with a monolayer-thick film composed of domains of molecules with in-plane isotropic distribution of orientations. In each domain, molecules adopted a standing configuration, with a tilt of 28° relative to the substrate normal. Information on the modification of the molecular electronic states due to chemical bonding was derived.","citation-key":"pasqualiStructuralElectronicProperties2014","container-title":"Physical Review B","DOI":"10.1103/PhysRevB.89.045401","issue":"4","journalAbbreviation":"Phys. Rev. B","page":"045401","publisher":"American Physical Society","source":"APS","title":"Structural and electronic properties of anisotropic ultrathin organic films from dichroic resonant soft x-ray reflectivity","volume":"89","author":[{"family":"Pasquali","given":"Luca"},{"family":"Mukherjee","given":"Subhrangsu"},{"family":"Terzi","given":"Fabio"},{"family":"Giglia","given":"Angelo"},{"family":"Mahne","given":"Nicola"},{"family":"Koshmak","given":"Konstantin"},{"family":"Esaulov","given":"Vladimir"},{"family":"Toccafondi","given":"Chiara"},{"family":"Canepa","given":"Maurizio"},{"family":"Nannarone","given":"Stefano"}],"issued":{"date-parts":[["2014",1,2]]}}},{"id":1928,"uris":["http://zotero.org/groups/4874203/items/7SD6GEN6"],"itemData":{"id":1928,"type":"article-journal","abstract":"Resonant soft X-ray reflectivity at the carbon K-edge was applied to a trigonal tetracene single crystal. The angular resolved reflectivity was quantitatively simulated describing the tetracene crystal in terms of its dielectric tensor, which was derived from the anisotropic absorption cross section of the single molecule, as calculated by density functional theory. A good agreement was found between the experimental and theoretically predicted reflectivity. This allows us to assess the anisotropic optical constants of the organic material, probed at the carbon K-edge, in relation to the bulk/surface structural and electronic properties of the crystal, through empty energy levels.","citation-key":"capelliQuantitativeResonantSoft2019a","container-title":"The Journal of Chemical Physics","DOI":"10.1063/1.5080800","ISSN":"0021-9606","issue":"9","journalAbbreviation":"J. Chem. Phys.","page":"094707","source":"Silverchair","title":"Quantitative resonant soft x-ray reflectivity from an organic semiconductor single crystal","volume":"150","author":[{"family":"Capelli","given":"R."},{"family":"Da Como","given":"E."},{"family":"Kociok-Köhn","given":"G."},{"family":"Fontanesi","given":"C."},{"family":"Verna","given":"A."},{"family":"Pasquali","given":"L."}],"issued":{"date-parts":[["2019",3,5]]}}},{"id":1926,"uris":["http://zotero.org/groups/4874203/items/8YGBV3X2"],"itemData":{"id":1926,"type":"article-journal","abstract":"We present here a method for the quantitative prediction of the spectroscopic specular reflectivity line-shape in anisotropic layered media. The method is based on a 4 × 4 matrix formalism and on the simulation from the first principles (through density functional theory—DFT) of the anisotropic absorption cross-section. The approach was used to simulate the reflectivity at the oxygen K-edge of a 3,4,9,10-perylene-tetracarboxylic dianhydride (PTCDA) thin film on Au(111). The effect of film thickness, orientation of the molecules, and grazing incidence angle were considered. The simulation results were compared to the experiment, permitting us to derive information on the film geometry, thickness, and morphology, as well as the electronic structure.","citation-key":"pasqualiAnalysisResonantSoft2021","container-title":"Surfaces","DOI":"10.3390/surfaces4010004","ISSN":"2571-9637","issue":"1","language":"en","license":"http://creativecommons.org/licenses/by/3.0/","page":"18-30","publisher":"Multidisciplinary Digital Publishing Institute","source":"www.mdpi.com","title":"Analysis of Resonant Soft X-ray Reflectivity of Anisotropic Layered Materials","volume":"4","author":[{"family":"Pasquali","given":"Luca"},{"family":"Mahne","given":"Nicola"},{"family":"Giglia","given":"Angelo"},{"family":"Verna","given":"Adriano"},{"family":"Sponza","given":"Lorenzo"},{"family":"Capelli","given":"Raffaella"},{"family":"Bonfatti","given":"Matteo"},{"family":"Mezzadri","given":"Francesco"},{"family":"Galligani","given":"Emanuele"},{"family":"Nannarone","given":"Stefano"}],"issued":{"date-parts":[["2021",3]]}}}],"schema":"https://github.com/citation-style-language/schema/raw/master/csl-citation.json"} </w:instrText>
      </w:r>
      <w:r w:rsidR="008A181D">
        <w:fldChar w:fldCharType="separate"/>
      </w:r>
      <w:r w:rsidR="003661AD" w:rsidRPr="003661AD">
        <w:rPr>
          <w:rFonts w:eastAsiaTheme="minorHAnsi"/>
          <w:kern w:val="0"/>
          <w:szCs w:val="24"/>
        </w:rPr>
        <w:t> [25–27]</w:t>
      </w:r>
      <w:r w:rsidR="008A181D">
        <w:fldChar w:fldCharType="end"/>
      </w:r>
      <w:r w:rsidR="00270EA8">
        <w:t xml:space="preserve"> </w:t>
      </w:r>
      <w:r w:rsidR="00886339">
        <w:t xml:space="preserve">Recently, we have demonstrated that </w:t>
      </w:r>
      <w:r w:rsidR="007D22E0">
        <w:t>ML</w:t>
      </w:r>
      <w:r w:rsidR="009D0297">
        <w:t>-</w:t>
      </w:r>
      <w:r w:rsidR="00886339">
        <w:t>refined</w:t>
      </w:r>
      <w:r w:rsidR="00585CC7">
        <w:t xml:space="preserve"> </w:t>
      </w:r>
      <w:r w:rsidR="00886339">
        <w:t xml:space="preserve">DFT optical models </w:t>
      </w:r>
      <w:r w:rsidR="00BF74AF">
        <w:t xml:space="preserve">can </w:t>
      </w:r>
      <w:r w:rsidR="006A46CC">
        <w:t xml:space="preserve">quantitatively reproduce </w:t>
      </w:r>
      <w:r w:rsidR="00163607">
        <w:t xml:space="preserve">angle-resolved </w:t>
      </w:r>
      <w:r w:rsidR="006A46CC">
        <w:t>NEXAFS</w:t>
      </w:r>
      <w:r w:rsidR="006B56C3">
        <w:t xml:space="preserve"> measurements</w:t>
      </w:r>
      <w:r w:rsidR="00E93B51">
        <w:t xml:space="preserve"> of polycrystalline thin films </w:t>
      </w:r>
      <w:r w:rsidR="006B56C3">
        <w:t>with</w:t>
      </w:r>
      <w:r w:rsidR="00E93B51">
        <w:t xml:space="preserve"> different orientation and crystal phase</w:t>
      </w:r>
      <w:r w:rsidR="006B56C3">
        <w:t>s</w:t>
      </w:r>
      <w:r w:rsidR="00BF74AF">
        <w:t xml:space="preserve"> while retaining </w:t>
      </w:r>
      <w:r w:rsidR="006B56C3">
        <w:t>individual bond identity and orientation</w:t>
      </w:r>
      <w:r w:rsidR="00585CC7">
        <w:t>.</w:t>
      </w:r>
      <w:r w:rsidR="00311D7D">
        <w:fldChar w:fldCharType="begin"/>
      </w:r>
      <w:r w:rsidR="003661AD">
        <w:instrText xml:space="preserve"> ADDIN ZOTERO_ITEM CSL_CITATION {"citationID":"riFwpa3C","properties":{"unsorted":false,"formattedCitation":"\\uc0\\u160{}[28]","plainCitation":" [28]","noteIndex":0},"citationItems":[{"id":387,"uris":["http://zotero.org/groups/4874203/items/9Y5SGKRI"],"itemData":{"id":387,"type":"article","abstract":"X-ray scattering at the carbon absorption edge is uniquely sensitive to local molecular bond identity and orientation in organic nanostructures, encoded as a function of photon energy and polarization. However, quantitative analysis is precluded due to the lack of accurate optical models with bond and orientation specificity. We generate such a model through an algorithm that parameterizes and refines density functional theory calculations with angle-resolved absorbance spectroscopy measurements. The resulting optical tensor is shown to reproduce data from samples with domains of different orientation and crystalline packing, enabling label-free orientation analyses of individual chemical moieties within molecular nanostructures using resonant X-rays.","citation-key":"murciaQuantitativeBondtraceableResonant2025","DOI":"10.48550/arXiv.2509.01734","note":"arXiv:2509.01734 [cond-mat]","number":"arXiv:2509.01734","publisher":"arXiv","source":"arXiv.org","title":"Quantitative and bond-traceable resonant X-ray optical tensors of organic molecules","URL":"http://arxiv.org/abs/2509.01734","author":[{"family":"Murcia","given":"Victor"},{"family":"Alqahtani","given":"Obaid"},{"family":"Heilman","given":"Harlan"},{"family":"Collins","given":"Brian A."}],"accessed":{"date-parts":[["2025",9,30]]},"issued":{"date-parts":[["2025",9,1]]}}}],"schema":"https://github.com/citation-style-language/schema/raw/master/csl-citation.json"} </w:instrText>
      </w:r>
      <w:r w:rsidR="00311D7D">
        <w:fldChar w:fldCharType="separate"/>
      </w:r>
      <w:r w:rsidR="003661AD" w:rsidRPr="003661AD">
        <w:rPr>
          <w:rFonts w:eastAsiaTheme="minorHAnsi"/>
          <w:kern w:val="0"/>
          <w:szCs w:val="24"/>
        </w:rPr>
        <w:t> [28]</w:t>
      </w:r>
      <w:r w:rsidR="00311D7D">
        <w:fldChar w:fldCharType="end"/>
      </w:r>
      <w:r w:rsidR="00E93B51">
        <w:t xml:space="preserve"> </w:t>
      </w:r>
      <w:r w:rsidR="00545C81">
        <w:t xml:space="preserve">This optical model could provide a platform </w:t>
      </w:r>
      <w:r w:rsidR="00E93B51" w:rsidRPr="00E93B51">
        <w:t xml:space="preserve">for PXR </w:t>
      </w:r>
      <w:r w:rsidR="002A284E">
        <w:t xml:space="preserve">chemical and orientational </w:t>
      </w:r>
      <w:r w:rsidR="00E93B51">
        <w:t>analysis</w:t>
      </w:r>
      <w:r w:rsidR="002A284E">
        <w:t>.</w:t>
      </w:r>
      <w:r w:rsidR="00311D7D">
        <w:t xml:space="preserve"> </w:t>
      </w:r>
    </w:p>
    <w:p w14:paraId="3685565D" w14:textId="6773DE05" w:rsidR="0094136B" w:rsidRDefault="007D205F" w:rsidP="0094136B">
      <w:pPr>
        <w:pStyle w:val="MainText"/>
      </w:pPr>
      <w:r>
        <w:t xml:space="preserve">Here we apply this </w:t>
      </w:r>
      <w:r w:rsidR="0013673C">
        <w:t xml:space="preserve">ML-DFT optical </w:t>
      </w:r>
      <w:r>
        <w:t xml:space="preserve">model </w:t>
      </w:r>
      <w:r w:rsidR="00D84C5B">
        <w:t>in</w:t>
      </w:r>
      <w:r>
        <w:t xml:space="preserve"> PXR analysis </w:t>
      </w:r>
      <w:r w:rsidR="0013673C">
        <w:t>to</w:t>
      </w:r>
      <w:r>
        <w:t xml:space="preserve"> </w:t>
      </w:r>
      <w:r w:rsidR="0013673C">
        <w:t>d</w:t>
      </w:r>
      <w:r w:rsidR="00623B80">
        <w:t>irectly</w:t>
      </w:r>
      <w:r w:rsidR="008870B9">
        <w:t xml:space="preserve"> </w:t>
      </w:r>
      <w:r w:rsidR="000E610E">
        <w:t>quantify</w:t>
      </w:r>
      <w:r w:rsidR="0013673C">
        <w:t xml:space="preserve"> </w:t>
      </w:r>
      <w:r w:rsidR="0013230D">
        <w:t xml:space="preserve">molecular </w:t>
      </w:r>
      <w:r w:rsidR="0013673C">
        <w:t xml:space="preserve">chemical identity, </w:t>
      </w:r>
      <w:r w:rsidR="0013230D">
        <w:t>orientation and density</w:t>
      </w:r>
      <w:r w:rsidR="00AE1952">
        <w:t xml:space="preserve"> as a function of depth in a molecular thin film</w:t>
      </w:r>
      <w:r w:rsidR="0013673C">
        <w:t>.</w:t>
      </w:r>
      <w:r w:rsidR="008870B9">
        <w:t xml:space="preserve"> </w:t>
      </w:r>
      <w:r w:rsidR="00150B11">
        <w:t xml:space="preserve">The approach ties </w:t>
      </w:r>
      <w:r w:rsidR="00544C9E">
        <w:t xml:space="preserve">resonances together </w:t>
      </w:r>
      <w:r w:rsidR="00EA45E5">
        <w:t xml:space="preserve">in one physical model of the </w:t>
      </w:r>
      <w:r w:rsidR="00EA45E5">
        <w:lastRenderedPageBreak/>
        <w:t xml:space="preserve">molecule, </w:t>
      </w:r>
      <w:r w:rsidR="00912CAB">
        <w:t xml:space="preserve">to </w:t>
      </w:r>
      <w:r w:rsidR="00A9066A">
        <w:t xml:space="preserve">increase chemical and orientational sensitivity while dramatically reducing </w:t>
      </w:r>
      <w:r w:rsidR="00D51B84">
        <w:t xml:space="preserve">parameters. </w:t>
      </w:r>
      <w:r w:rsidR="00B623DC">
        <w:t xml:space="preserve">This </w:t>
      </w:r>
      <w:r w:rsidR="00A819FA">
        <w:t>significant</w:t>
      </w:r>
      <w:r w:rsidR="00B623DC">
        <w:t>ly</w:t>
      </w:r>
      <w:r w:rsidR="00A819FA">
        <w:t xml:space="preserve"> increase</w:t>
      </w:r>
      <w:r w:rsidR="00B623DC">
        <w:t>s</w:t>
      </w:r>
      <w:r w:rsidR="00A819FA">
        <w:t xml:space="preserve"> in precision of the analysis</w:t>
      </w:r>
      <w:r w:rsidR="00B623DC">
        <w:t xml:space="preserve">, resulting in sub-monolayer </w:t>
      </w:r>
      <w:r w:rsidR="0059450C">
        <w:t>resolution of molecular chemical and orientational state – well beyond the diffraction limit of the soft X-rays.</w:t>
      </w:r>
      <w:r w:rsidR="00A819FA">
        <w:t xml:space="preserve"> </w:t>
      </w:r>
      <w:r w:rsidR="00F23068">
        <w:t>Analysis of the first buried monolayer of growth</w:t>
      </w:r>
      <w:r w:rsidR="00585A6F">
        <w:t xml:space="preserve"> reveals, not contamina</w:t>
      </w:r>
      <w:r w:rsidR="0078466F">
        <w:t>nt</w:t>
      </w:r>
      <w:r w:rsidR="00585A6F">
        <w:t xml:space="preserve">s, but the deposited molecule at </w:t>
      </w:r>
      <w:r w:rsidR="00786C73">
        <w:t>a different orientation and packing state</w:t>
      </w:r>
      <w:r w:rsidR="00236C85">
        <w:t xml:space="preserve"> with a continuous depth evolution</w:t>
      </w:r>
      <w:r w:rsidR="001159FE">
        <w:t xml:space="preserve">. </w:t>
      </w:r>
      <w:r w:rsidR="00BC3E49">
        <w:t xml:space="preserve">This </w:t>
      </w:r>
      <w:r w:rsidR="008E3BFF">
        <w:t>establis</w:t>
      </w:r>
      <w:r w:rsidR="001159FE">
        <w:t>h</w:t>
      </w:r>
      <w:r w:rsidR="008E3BFF">
        <w:t xml:space="preserve">es </w:t>
      </w:r>
      <w:r w:rsidR="00BC3E49">
        <w:t>the bulk texture is set not by substrate</w:t>
      </w:r>
      <w:r w:rsidR="001159FE">
        <w:t xml:space="preserve"> patterning</w:t>
      </w:r>
      <w:r w:rsidR="00BC3E49">
        <w:t xml:space="preserve"> but b</w:t>
      </w:r>
      <w:r w:rsidR="001E2B93">
        <w:t>y</w:t>
      </w:r>
      <w:r w:rsidR="00BC3E49">
        <w:t xml:space="preserve"> </w:t>
      </w:r>
      <w:r w:rsidR="009A635A">
        <w:t>competing</w:t>
      </w:r>
      <w:r w:rsidR="006445DB">
        <w:t xml:space="preserve"> </w:t>
      </w:r>
      <w:r w:rsidR="008B0BAD">
        <w:t xml:space="preserve">surface and </w:t>
      </w:r>
      <w:r w:rsidR="00BC3E49">
        <w:t xml:space="preserve">intermolecular interactions during growth. </w:t>
      </w:r>
      <w:r w:rsidR="0094136B">
        <w:t>The new PXR analysis</w:t>
      </w:r>
      <w:r w:rsidR="00353DCF">
        <w:t>, therefore,</w:t>
      </w:r>
      <w:r w:rsidR="0094136B">
        <w:t xml:space="preserve"> </w:t>
      </w:r>
      <w:r w:rsidR="00353DCF">
        <w:t xml:space="preserve">enables </w:t>
      </w:r>
      <w:r w:rsidR="00F320A8">
        <w:t>direct characterization of buried structures at the molecular level</w:t>
      </w:r>
      <w:r w:rsidR="006362FF">
        <w:t xml:space="preserve"> critical to the physics of </w:t>
      </w:r>
      <w:r w:rsidR="0094136B">
        <w:t>crystal growth, kinetic deposition, and solvent interaction models that dictate these interfaces across material systems.</w:t>
      </w:r>
    </w:p>
    <w:p w14:paraId="19C75FDA" w14:textId="730F6735" w:rsidR="00311D7D" w:rsidRDefault="00311D7D" w:rsidP="001159FE">
      <w:pPr>
        <w:pStyle w:val="MainText"/>
      </w:pPr>
    </w:p>
    <w:bookmarkEnd w:id="1"/>
    <w:p w14:paraId="2A457B51" w14:textId="4698AEAA" w:rsidR="00D02589" w:rsidRDefault="00985950" w:rsidP="007F57E9">
      <w:r w:rsidRPr="008D3035">
        <w:rPr>
          <w:noProof/>
        </w:rPr>
        <w:drawing>
          <wp:inline distT="0" distB="0" distL="0" distR="0" wp14:anchorId="59C740EF" wp14:editId="2B161D14">
            <wp:extent cx="2699625" cy="4111048"/>
            <wp:effectExtent l="0" t="0" r="5715" b="3810"/>
            <wp:docPr id="1361781639" name="Picture 6">
              <a:extLst xmlns:a="http://schemas.openxmlformats.org/drawingml/2006/main">
                <a:ext uri="{FF2B5EF4-FFF2-40B4-BE49-F238E27FC236}">
                  <a16:creationId xmlns:a16="http://schemas.microsoft.com/office/drawing/2014/main" id="{EEF1588A-2C83-0C62-CF9D-0D032D7CDB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1639" name="Picture 6">
                      <a:extLst>
                        <a:ext uri="{FF2B5EF4-FFF2-40B4-BE49-F238E27FC236}">
                          <a16:creationId xmlns:a16="http://schemas.microsoft.com/office/drawing/2014/main" id="{EEF1588A-2C83-0C62-CF9D-0D032D7CDBE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9625" cy="4111048"/>
                    </a:xfrm>
                    <a:prstGeom prst="rect">
                      <a:avLst/>
                    </a:prstGeom>
                  </pic:spPr>
                </pic:pic>
              </a:graphicData>
            </a:graphic>
          </wp:inline>
        </w:drawing>
      </w:r>
      <w:bookmarkEnd w:id="2"/>
    </w:p>
    <w:p w14:paraId="183504C2" w14:textId="5AF98B60" w:rsidR="00170643" w:rsidRDefault="00985950" w:rsidP="00C31CA3">
      <w:pPr>
        <w:ind w:firstLine="0"/>
      </w:pPr>
      <w:r w:rsidRPr="00294569">
        <w:t xml:space="preserve">FIG. </w:t>
      </w:r>
      <w:r w:rsidR="00FA73EF">
        <w:fldChar w:fldCharType="begin"/>
      </w:r>
      <w:r w:rsidR="00FA73EF">
        <w:instrText xml:space="preserve"> SEQ Figure \* ARABIC </w:instrText>
      </w:r>
      <w:r w:rsidR="00FA73EF">
        <w:fldChar w:fldCharType="separate"/>
      </w:r>
      <w:r w:rsidR="00B72D2E">
        <w:rPr>
          <w:noProof/>
        </w:rPr>
        <w:t>1</w:t>
      </w:r>
      <w:r w:rsidR="00FA73EF">
        <w:rPr>
          <w:noProof/>
        </w:rPr>
        <w:fldChar w:fldCharType="end"/>
      </w:r>
      <w:r w:rsidRPr="00294569">
        <w:t>.</w:t>
      </w:r>
      <w:r w:rsidRPr="00985950">
        <w:t xml:space="preserve"> </w:t>
      </w:r>
      <w:r w:rsidR="00F02C7D">
        <w:t xml:space="preserve">Resonant optical tensor of ZnPc near the carbon K edge, from DFT (Traces) and angle resolved NEXAFS (points), deviating by </w:t>
      </w:r>
      <m:oMath>
        <m:d>
          <m:dPr>
            <m:begChr m:val="⟨"/>
            <m:endChr m:val="⟩"/>
            <m:ctrlPr>
              <w:rPr>
                <w:rFonts w:ascii="Cambria Math" w:hAnsi="Cambria Math"/>
                <w:i/>
              </w:rPr>
            </m:ctrlPr>
          </m:dPr>
          <m:e>
            <m:r>
              <w:rPr>
                <w:rFonts w:ascii="Cambria Math" w:hAnsi="Cambria Math"/>
              </w:rPr>
              <m:t>ϵ</m:t>
            </m:r>
          </m:e>
        </m:d>
        <m:r>
          <w:rPr>
            <w:rFonts w:ascii="Cambria Math" w:hAnsi="Cambria Math"/>
          </w:rPr>
          <m:t xml:space="preserve">=2.7% </m:t>
        </m:r>
      </m:oMath>
      <w:r w:rsidR="00F02C7D">
        <w:t xml:space="preserve"> and </w:t>
      </w:r>
      <m:oMath>
        <m:sSub>
          <m:sSubPr>
            <m:ctrlPr>
              <w:rPr>
                <w:rFonts w:ascii="Cambria Math" w:hAnsi="Cambria Math"/>
                <w:i/>
              </w:rPr>
            </m:ctrlPr>
          </m:sSubPr>
          <m:e>
            <m:r>
              <w:rPr>
                <w:rFonts w:ascii="Cambria Math" w:hAnsi="Cambria Math"/>
              </w:rPr>
              <m:t>ϵ</m:t>
            </m:r>
          </m:e>
          <m:sub>
            <m:r>
              <w:rPr>
                <w:rFonts w:ascii="Cambria Math" w:hAnsi="Cambria Math"/>
              </w:rPr>
              <m:t>max</m:t>
            </m:r>
          </m:sub>
        </m:sSub>
        <m:r>
          <w:rPr>
            <w:rFonts w:ascii="Cambria Math" w:hAnsi="Cambria Math"/>
          </w:rPr>
          <m:t>=5.3%</m:t>
        </m:r>
      </m:oMath>
      <w:r w:rsidR="004B4402">
        <w:t xml:space="preserve"> at resonance 1. Top, molecular frame and the four inequivalent carbon excitation centers, colored as labeled.</w:t>
      </w:r>
      <w:r w:rsidRPr="00985950">
        <w:t xml:space="preserve"> </w:t>
      </w:r>
      <w:r w:rsidRPr="00985950">
        <w:rPr>
          <w:b/>
          <w:bCs/>
        </w:rPr>
        <w:t>(a)</w:t>
      </w:r>
      <w:r w:rsidRPr="00985950">
        <w:t xml:space="preserve"> </w:t>
      </w:r>
      <m:oMath>
        <m:sSub>
          <m:sSubPr>
            <m:ctrlPr>
              <w:rPr>
                <w:rFonts w:ascii="Cambria Math" w:hAnsi="Cambria Math"/>
                <w:i/>
              </w:rPr>
            </m:ctrlPr>
          </m:sSubPr>
          <m:e>
            <m:r>
              <w:rPr>
                <w:rFonts w:ascii="Cambria Math" w:hAnsi="Cambria Math"/>
              </w:rPr>
              <m:t>β</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zz</m:t>
            </m:r>
          </m:sub>
        </m:sSub>
      </m:oMath>
      <w:r w:rsidR="003F4530">
        <w:t xml:space="preserve">, and the isotropic average </w:t>
      </w:r>
      <m:oMath>
        <m:acc>
          <m:accPr>
            <m:chr m:val="̅"/>
            <m:ctrlPr>
              <w:rPr>
                <w:rFonts w:ascii="Cambria Math" w:hAnsi="Cambria Math"/>
                <w:i/>
              </w:rPr>
            </m:ctrlPr>
          </m:accPr>
          <m:e>
            <m:r>
              <w:rPr>
                <w:rFonts w:ascii="Cambria Math" w:hAnsi="Cambria Math"/>
              </w:rPr>
              <m:t>β</m:t>
            </m:r>
          </m:e>
        </m:acc>
      </m:oMath>
      <w:r w:rsidR="003F4530">
        <w:t xml:space="preserve"> (grey)</w:t>
      </w:r>
      <w:r w:rsidR="00BC3924">
        <w:t>, numbered bars are fine structure resonances targeted for PXR measurement</w:t>
      </w:r>
      <w:r w:rsidRPr="00985950">
        <w:t xml:space="preserve">. </w:t>
      </w:r>
      <w:r w:rsidRPr="00985950">
        <w:rPr>
          <w:b/>
          <w:bCs/>
        </w:rPr>
        <w:t>(b)</w:t>
      </w:r>
      <w:r w:rsidRPr="00985950">
        <w:t xml:space="preserve"> </w:t>
      </w:r>
      <m:oMath>
        <m:r>
          <w:rPr>
            <w:rFonts w:ascii="Cambria Math" w:hAnsi="Cambria Math"/>
          </w:rPr>
          <m:t>δ</m:t>
        </m:r>
      </m:oMath>
      <w:r w:rsidR="00BC3924">
        <w:t xml:space="preserve"> by </w:t>
      </w:r>
      <w:r w:rsidRPr="00985950">
        <w:t>Kramers-Kronig</w:t>
      </w:r>
      <w:r w:rsidR="00BC3924">
        <w:t xml:space="preserve"> transformation</w:t>
      </w:r>
      <w:r w:rsidRPr="00985950">
        <w:rPr>
          <w:i/>
          <w:iCs/>
        </w:rPr>
        <w:fldChar w:fldCharType="begin"/>
      </w:r>
      <w:r w:rsidR="003661AD">
        <w:instrText xml:space="preserve"> ADDIN ZOTERO_ITEM CSL_CITATION {"citationID":"R7dmH8iy","properties":{"unsorted":false,"formattedCitation":"\\uc0\\u160{}[29]","plainCitation":" [29]","noteIndex":0},"citationItems":[{"id":698,"uris":["http://zotero.org/groups/4874203/items/PAXTJ2U3"],"itemData":{"id":698,"type":"article-journal","abstract":"An algorithm is presented for the calculation of the Kramers-Kronig transform of a spectrum via a piecewise Laurent polynomial method. This algorithm is demonstrated to be highly accurate, while also being computationally efficient. The algorithm places no requirements on data point spacing and is capable of integrating across the full spectrum (i.e. from zero to infinity). Further, we present a computer application designed to aid in calculating the Kramers-Kronig transform on near-edge experimental X-ray absorption spectra (extended with atomic scattering factor data) in order to produce the dispersive part of the X-ray refractive index, including near-edge features.","citation-key":"wattsCalculationKramersKronigTransform2014","container-title":"Optics Express","DOI":"10.1364/OE.22.023628","ISSN":"1094-4087","issue":"19","journalAbbreviation":"Opt. Express, OE","language":"EN","license":"© 2014 Optical Society of America","page":"23628-23639","publisher":"Optica Publishing Group","source":"opg.optica.org","title":"Calculation of the Kramers-Kronig transform of X-ray spectra by a piecewise Laurent polynomial method","volume":"22","author":[{"family":"Watts","given":"Benjamin"}],"issued":{"date-parts":[["2014",9,22]]}}}],"schema":"https://github.com/citation-style-language/schema/raw/master/csl-citation.json"} </w:instrText>
      </w:r>
      <w:r w:rsidRPr="00985950">
        <w:rPr>
          <w:i/>
          <w:iCs/>
        </w:rPr>
        <w:fldChar w:fldCharType="separate"/>
      </w:r>
      <w:r w:rsidR="003661AD" w:rsidRPr="003661AD">
        <w:rPr>
          <w:rFonts w:eastAsiaTheme="minorHAnsi"/>
          <w:kern w:val="0"/>
          <w:szCs w:val="24"/>
        </w:rPr>
        <w:t> [29]</w:t>
      </w:r>
      <w:r w:rsidRPr="00985950">
        <w:fldChar w:fldCharType="end"/>
      </w:r>
      <w:r w:rsidR="00BC3924">
        <w:t xml:space="preserve">, with shaded </w:t>
      </w:r>
      <m:oMath>
        <m:r>
          <w:rPr>
            <w:rFonts w:ascii="Cambria Math" w:hAnsi="Cambria Math"/>
          </w:rPr>
          <m:t>Δδ</m:t>
        </m:r>
      </m:oMath>
      <w:r w:rsidR="00BC3924">
        <w:t xml:space="preserve"> bounded by the zero crossings </w:t>
      </w:r>
      <m:oMath>
        <m:sSubSup>
          <m:sSubSupPr>
            <m:ctrlPr>
              <w:rPr>
                <w:rFonts w:ascii="Cambria Math" w:hAnsi="Cambria Math"/>
                <w:i/>
              </w:rPr>
            </m:ctrlPr>
          </m:sSubSupPr>
          <m:e>
            <m:r>
              <w:rPr>
                <w:rFonts w:ascii="Cambria Math" w:hAnsi="Cambria Math"/>
              </w:rPr>
              <m:t>E</m:t>
            </m:r>
          </m:e>
          <m:sub>
            <m:r>
              <w:rPr>
                <w:rFonts w:ascii="Cambria Math" w:hAnsi="Cambria Math"/>
              </w:rPr>
              <m:t>xx</m:t>
            </m:r>
          </m:sub>
          <m:sup>
            <m:r>
              <w:rPr>
                <w:rFonts w:ascii="Cambria Math" w:hAnsi="Cambria Math"/>
              </w:rPr>
              <m:t>0</m:t>
            </m:r>
          </m:sup>
        </m:sSubSup>
        <m:r>
          <w:rPr>
            <w:rFonts w:ascii="Cambria Math" w:hAnsi="Cambria Math"/>
          </w:rPr>
          <m:t xml:space="preserve"> &amp; </m:t>
        </m:r>
        <m:sSubSup>
          <m:sSubSupPr>
            <m:ctrlPr>
              <w:rPr>
                <w:rFonts w:ascii="Cambria Math" w:hAnsi="Cambria Math"/>
                <w:i/>
              </w:rPr>
            </m:ctrlPr>
          </m:sSubSupPr>
          <m:e>
            <m:r>
              <w:rPr>
                <w:rFonts w:ascii="Cambria Math" w:hAnsi="Cambria Math"/>
              </w:rPr>
              <m:t>E</m:t>
            </m:r>
          </m:e>
          <m:sub>
            <m:r>
              <w:rPr>
                <w:rFonts w:ascii="Cambria Math" w:hAnsi="Cambria Math"/>
              </w:rPr>
              <m:t>zz</m:t>
            </m:r>
          </m:sub>
          <m:sup>
            <m:r>
              <w:rPr>
                <w:rFonts w:ascii="Cambria Math" w:hAnsi="Cambria Math"/>
              </w:rPr>
              <m:t>0</m:t>
            </m:r>
          </m:sup>
        </m:sSubSup>
      </m:oMath>
      <w:r w:rsidRPr="00985950">
        <w:t>.</w:t>
      </w:r>
    </w:p>
    <w:p w14:paraId="48999FBA" w14:textId="558747D7" w:rsidR="009C670C" w:rsidRDefault="006445DB" w:rsidP="007F57E9">
      <w:pPr>
        <w:pStyle w:val="MainText"/>
      </w:pPr>
      <w:r>
        <w:t>We</w:t>
      </w:r>
      <w:r w:rsidR="00BC3E49">
        <w:t xml:space="preserve"> focus on thin films of Zinc phthalocyanine</w:t>
      </w:r>
      <w:r w:rsidR="00EE2670">
        <w:t xml:space="preserve"> (ZnPc</w:t>
      </w:r>
      <w:r w:rsidR="00505F35">
        <w:t>)</w:t>
      </w:r>
      <w:r w:rsidR="00BC3E49">
        <w:t xml:space="preserve">, </w:t>
      </w:r>
      <w:r w:rsidR="00EE2670">
        <w:t xml:space="preserve">a </w:t>
      </w:r>
      <w:r w:rsidR="00AE764E">
        <w:t xml:space="preserve">mature molecular platform </w:t>
      </w:r>
      <w:r w:rsidR="00F57A4B">
        <w:t xml:space="preserve">spanning </w:t>
      </w:r>
      <w:r w:rsidR="00882403">
        <w:t>foundational studies of single-molecule photophysics and quantum optics</w:t>
      </w:r>
      <w:r w:rsidR="00687D0C">
        <w:fldChar w:fldCharType="begin"/>
      </w:r>
      <w:r w:rsidR="003661AD">
        <w:instrText xml:space="preserve"> ADDIN ZOTERO_ITEM CSL_CITATION {"citationID":"2ghnDObd","properties":{"unsorted":false,"formattedCitation":"\\uc0\\u160{}[30\\uc0\\u8211{}34]","plainCitation":" [30–34]","noteIndex":0},"citationItems":[{"id":1890,"uris":["http://zotero.org/groups/4874203/items/B53PXUJL"],"itemData":{"id":1890,"type":"article-journal","abstract":"Ambitions to reach atomic resolution with light have been a major force in shaping nano-optics, whereby a central challenge is achieving highly localized optical fields. A promising approach employs plasmonic nanoantennas, but fluorescence quenching in the vicinity of metallic structures often imposes a strict limit on the attainable spatial resolution, and previous studies have reached only 8 nm resolution in fluorescence mapping. Here, we demonstrate spatially and spectrally resolved photoluminescence imaging of a single phthalocyanine molecule coupled to nanocavity plasmons in a tunnelling junction with a spatial resolution down to </w:instrText>
      </w:r>
      <w:r w:rsidR="003661AD">
        <w:rPr>
          <w:rFonts w:ascii="Cambria Math" w:hAnsi="Cambria Math" w:cs="Cambria Math"/>
        </w:rPr>
        <w:instrText>∼</w:instrText>
      </w:r>
      <w:r w:rsidR="003661AD">
        <w:instrText xml:space="preserve">8 Å and locally map the molecular exciton energy and linewidth at sub-molecular resolution. This remarkable resolution is achieved through an exquisite nanocavity control, including tip-apex engineering with an atomistic protrusion, quenching management through emitter–metal decoupling and sub-nanometre positioning precision. Our findings provide new routes to optical imaging, spectroscopy and engineering of light–matter interactions at sub-nanometre scales.","citation-key":"yangSubnanometreResolutionSinglemolecule2020","container-title":"Nature Photonics","DOI":"10.1038/s41566-020-0677-y","ISSN":"1749-4893","issue":"11","journalAbbreviation":"Nat. Photonics","language":"en","license":"2020 The Author(s), under exclusive licence to Springer Nature Limited","page":"693-699","publisher":"Nature Publishing Group","source":"www.nature.com","title":"Sub-nanometre resolution in single-molecule photoluminescence imaging","volume":"14","author":[{"family":"Yang","given":"Ben"},{"family":"Chen","given":"Gong"},{"family":"Ghafoor","given":"Atif"},{"family":"Zhang","given":"Yufan"},{"family":"Zhang","given":"Yao"},{"family":"Zhang","given":"Yang"},{"family":"Luo","given":"Yi"},{"family":"Yang","given":"Jinlong"},{"family":"Sandoghdar","given":"Vahid"},{"family":"Aizpurua","given":"Javier"},{"family":"Dong","given":"Zhenchao"},{"family":"Hou","given":"J. G."}],"issued":{"date-parts":[["2020",11]]}}},{"id":1883,"uris":["http://zotero.org/groups/4874203/items/MIBAAGDV"],"itemData":{"id":1883,"type":"article-journal","abstract":"Luminescence induced by highly localized excitations that are produced by electrons tunnelling from the tip of a scanning tunnelling microscope is used to map the spatial distribution of the excitonic coupling in well-defined arrangements of a few zinc-phthalocyanine molecules and the dependence of this spatial distribution on the relative orientation and phase of the transition dipoles of the individual molecules.","citation-key":"zhangVisualizingCoherentIntermolecular2016","container-title":"Nature","DOI":"10.1038/nature17428","ISSN":"1476-4687","issue":"7596","language":"en","license":"2016 Springer Nature Limited","page":"623-627","publisher":"Nature Publishing Group","source":"www.nature.com","title":"Visualizing coherent intermolecular dipole–dipole coupling in real space","volume":"531","author":[{"family":"Zhang","given":"Yang"},{"family":"Luo","given":"Yang"},{"family":"Zhang","given":"Yao"},{"family":"Yu","given":"Yun-Jie"},{"family":"Kuang","given":"Yan-Min"},{"family":"Zhang","given":"Li"},{"family":"Meng","given":"Qiu-Shi"},{"family":"Luo","given":"Yi"},{"family":"Yang","given":"Jin-Long"},{"family":"Dong","given":"Zhen-Chao"},{"family":"Hou","given":"J. G."}],"issued":{"date-parts":[["2016",3]]}}},{"id":1885,"uris":["http://zotero.org/groups/4874203/items/NHRNKNM6"],"itemData":{"id":1885,"type":"article-journal","abstract":"We demonstrate single-photon superradiance from artificially constructed nonbonded zinc-phthalocyanine molecular chains of up to 12 molecules. We excite the system via electron tunneling in a plasmonic nanocavity and quantitatively investigate the interaction of the localized plasmon with single-exciton superradiant states resulting from dipole-dipole coupling. Dumbbell-like patterns obtained by subnanometer resolved spectroscopic imaging disclose the coherent nature of the coupling associated with superradiant states while second-order photon correlation measurements demonstrate single-photon emission. The combination of spatially resolved spectral measurements with theoretical considerations reveals that nanocavity plasmons dramatically modify the linewidth and intensity of emission from the molecular chains, but they do not dictate the intrinsic coherence of the superradiant states. Our studies shed light on the optical properties of molecular collective states and their interaction with nanoscopically localized plasmons.","citation-key":"luoElectricallyDrivenSinglePhoton2019","container-title":"Physical Review Letters","DOI":"10.1103/PhysRevLett.122.233901","issue":"23","journalAbbreviation":"Phys. Rev. Lett.","page":"233901","publisher":"American Physical Society","source":"APS","title":"Electrically Driven Single-Photon Superradiance from Molecular Chains in a Plasmonic Nanocavity","volume":"122","author":[{"family":"Luo","given":"Yang"},{"family":"Chen","given":"Gong"},{"family":"Zhang","given":"Yang"},{"family":"Zhang","given":"Li"},{"family":"Yu","given":"Yunjie"},{"family":"Kong","given":"Fanfang"},{"family":"Tian","given":"Xiaojun"},{"family":"Zhang","given":"Yao"},{"family":"Shan","given":"Chongxin"},{"family":"Luo","given":"Yi"},{"family":"Yang","given":"Jinlong"},{"family":"Sandoghdar","given":"Vahid"},{"family":"Dong","given":"Zhenchao"},{"family":"Hou","given":"J. G."}],"issued":{"date-parts":[["2019",6,12]]}}},{"id":1888,"uris":["http://zotero.org/groups/4874203/items/GD76NRS2"],"itemData":{"id":1888,"type":"article-journal","abstract":"The funnelling of energy within multichromophoric assemblies is at the heart of the efficient conversion of solar energy by plants. The detailed mechanisms of this process are still actively debated as they rely on complex interactions between a large number of chromophores and their environment. Here we used luminescence induced by scanning tunnelling microscopy to probe model multichromophoric structures assembled on a surface. Mimicking strategies developed by photosynthetic systems, individual molecules were used as ancillary, passive or blocking elements to promote and direct resonant energy transfer between distant donor and acceptor units. As it relies on organic chromophores as the elementary components, this approach constitutes a powerful model to address fundamental physical processes at play in natural light-harvesting complexes.","citation-key":"caoEnergyFunnellingMultichromophore2021","container-title":"Nature Chemistry","DOI":"10.1038/s41557-021-00697-z","ISSN":"1755-4349","issue":"8","journalAbbreviation":"Nat. Chem.","language":"en","license":"2021 The Author(s), under exclusive licence to Springer Nature Limited","page":"766-770","publisher":"Nature Publishing Group","source":"www.nature.com","title":"Energy funnelling within multichromophore architectures monitored with subnanometre resolution","volume":"13","author":[{"family":"Cao","given":"Shuiyan"},{"family":"Rosławska","given":"Anna"},{"family":"Doppagne","given":"Benjamin"},{"family":"Romeo","given":"Michelangelo"},{"family":"Féron","given":"Michel"},{"family":"Chérioux","given":"Frédéric"},{"family":"Bulou","given":"Hervé"},{"family":"Scheurer","given":"Fabrice"},{"family":"Schull","given":"Guillaume"}],"issued":{"date-parts":[["2021",8]]}}},{"id":1892,"uris":["http://zotero.org/groups/4874203/items/Q5HM3N38"],"itemData":{"id":1892,"type":"article-journal","abstract":"The interplay between the oxidation state and the optical properties of molecules is important for applications in displays, sensors, and molecular-based memories. The fundamental mechanisms occurring at the level of a single molecule have been difficult to probe. We used a scanning tunneling microscope (STM) to characterize and control the fluorescence of a single zinc-phthalocyanine radical cation adsorbed on a sodium chloride–covered gold (111) sample. The neutral and oxidized states of the molecule were identified on the basis of their fluorescence spectra, which revealed very different emission energies and vibronic fingerprints. The emission of the charged molecule was controlled by tuning the thickness of the insulator and the plasmons localized at the apex of the STM tip. In addition, subnanometric variations of the tip position were used to investigate the charging and electroluminescence mechanisms.","citation-key":"doppagneElectrofluorochromismSinglemoleculeLevel2018","container-title":"Science","DOI":"10.1126/science.aat1603","issue":"6399","page":"251-255","publisher":"American Association for the Advancement of Science","source":"science.org (Atypon)","title":"Electrofluorochromism at the single-molecule level","volume":"361","author":[{"family":"Doppagne","given":"Benjamin"},{"family":"Chong","given":"Michael C."},{"family":"Bulou","given":"Hervé"},{"family":"Boeglin","given":"Alex"},{"family":"Scheurer","given":"Fabrice"},{"family":"Schull","given":"Guillaume"}],"issued":{"date-parts":[["2018",7,20]]}}}],"schema":"https://github.com/citation-style-language/schema/raw/master/csl-citation.json"} </w:instrText>
      </w:r>
      <w:r w:rsidR="00687D0C">
        <w:fldChar w:fldCharType="separate"/>
      </w:r>
      <w:r w:rsidR="003661AD" w:rsidRPr="003661AD">
        <w:rPr>
          <w:rFonts w:eastAsiaTheme="minorHAnsi"/>
          <w:kern w:val="0"/>
          <w:szCs w:val="24"/>
        </w:rPr>
        <w:t> [30–34]</w:t>
      </w:r>
      <w:r w:rsidR="00687D0C">
        <w:fldChar w:fldCharType="end"/>
      </w:r>
      <w:r w:rsidR="007336A7">
        <w:t xml:space="preserve">, commercial </w:t>
      </w:r>
      <w:r w:rsidR="00CD298B">
        <w:t>photovoltaics</w:t>
      </w:r>
      <w:r w:rsidR="000F304D">
        <w:fldChar w:fldCharType="begin"/>
      </w:r>
      <w:r w:rsidR="003661AD">
        <w:instrText xml:space="preserve"> ADDIN ZOTERO_ITEM CSL_CITATION {"citationID":"jzIjWsEc","properties":{"unsorted":false,"formattedCitation":"\\uc0\\u160{}[35,36]","plainCitation":" [35,36]","noteIndex":0},"citationItems":[{"id":1879,"uris":["http://zotero.org/groups/4874203/items/HC3MAD96"],"itemData":{"id":1879,"type":"patent","authority":"United States","call-number":"US12910056","citation-key":"klenklerPhotovoltaicDevice2015","language":"en","number":"US8962994B2","title":"Photovoltaic device","URL":"https://patents.google.com/patent/US8962994B2/en","author":[{"family":"Klenkler","given":"Richard A."},{"family":"Yuen","given":"Avery P."},{"family":"Bamsey","given":"Nathan M."}],"accessed":{"date-parts":[["2026",7,25]]},"issued":{"date-parts":[["2015",2,24]]},"submitted":{"date-parts":[["2010",10,22]]}}},{"id":1881,"uris":["http://zotero.org/groups/4874203/items/FLGSXH3S"],"itemData":{"id":1881,"type":"patent","authority":"United States","call-number":"US11817626","citation-key":"pfeifferOrganicPhotoactiveDevice2013","language":"en","number":"US8426727B2","title":"Organic photoactive device","URL":"https://patents.google.com/patent/US8426727/en","author":[{"family":"Pfeiffer","given":"Martin"},{"family":"Uhrich","given":"Christian"},{"family":"Petrich","given":"Annette"},{"family":"Schüppel","given":"Rico"},{"family":"Schulze","given":"Kerstin"},{"family":"Leo","given":"Karl"},{"family":"Bäuerle","given":"Peter"},{"family":"Reinold","given":"Egon"},{"family":"Brier","given":"Eduard"}],"accessed":{"date-parts":[["2026",7,25]]},"issued":{"date-parts":[["2013",4,23]]},"submitted":{"date-parts":[["2006",3,3]]}}}],"schema":"https://github.com/citation-style-language/schema/raw/master/csl-citation.json"} </w:instrText>
      </w:r>
      <w:r w:rsidR="000F304D">
        <w:fldChar w:fldCharType="separate"/>
      </w:r>
      <w:r w:rsidR="003661AD" w:rsidRPr="003661AD">
        <w:rPr>
          <w:rFonts w:eastAsiaTheme="minorHAnsi"/>
          <w:kern w:val="0"/>
          <w:szCs w:val="24"/>
        </w:rPr>
        <w:t> [35,36]</w:t>
      </w:r>
      <w:r w:rsidR="000F304D">
        <w:fldChar w:fldCharType="end"/>
      </w:r>
      <w:r w:rsidR="007336A7">
        <w:t>,</w:t>
      </w:r>
      <w:r w:rsidR="00CD298B">
        <w:t xml:space="preserve"> </w:t>
      </w:r>
      <w:r w:rsidR="00620172">
        <w:t>thin-film transistors and sensors</w:t>
      </w:r>
      <w:r w:rsidR="00BB1265">
        <w:fldChar w:fldCharType="begin"/>
      </w:r>
      <w:r w:rsidR="003661AD">
        <w:instrText xml:space="preserve"> ADDIN ZOTERO_ITEM CSL_CITATION {"citationID":"TF6nKHp8","properties":{"unsorted":false,"formattedCitation":"\\uc0\\u160{}[37,38]","plainCitation":" [37,38]","noteIndex":0},"citationItems":[{"id":1868,"uris":["http://zotero.org/groups/4874203/items/5ACJKHQN"],"itemData":{"id":1868,"type":"article-journal","abstract":"Metal phthalocyanines (MPcs) are a widely studied class of materials that are frequently used in organic thin-film transistors (OTFTs), organic photovoltaics (OPVs) and organic light emitting diodes (OLEDs). The stability of these devices and the materials used in their fabrication is important to realize their widespread adoption. Seven P-type MPcs: zinc (ZnPc), magnesium (MgPc), aluminum (AlClPc), iron (FePc), cobalt (CoPc), and titanium (TiOPc) were investigated as the semiconductors in OTFTs under varying temperatures (25 °C to 150 °C) and environmental conditions (air and vacuum, P &amp;lt; 0.1 Pa). Devices using the divalent MPcs (except MgPc) showed significant shifts in threshold voltage and field-effect mobility with rising temperature in both air and vacuum. AlClPc and TiOPc, on the other hand, had more stable electrical properties, making them useful for applications requiring consistent performance. Distinct variations in film morphology as determined by atomic force microscopy may explain the different thermal response between the two groups of MPcs, while thermal gravimetric analysis in air and nitrogen (N2) provides additional insight into their susceptibility to oxidation at elevated temperature. To demonstrate proof-of-concept thermal sensing under realistic operating conditions, current changes were monitored in response to temperature stimuli using two more sensitive divalent MPcs. This comparative study of the effect of central atom inclusion in MPcs, the resulting material stability and thin-film characteristics will facilitate design of future sensors and other OTFT applications.","citation-key":"boileauMetalPhthalocyanineOrganic2019","container-title":"RSC Advances","DOI":"10.1039/c9ra03648b","ISSN":"2046-2069","issue":"37","journalAbbreviation":"RSC Adv.","page":"21478-21485","source":"Silverchair","title":"Metal phthalocyanine organic thin-film transistors: changes in electrical performance and stability in response to temperature and environment","title-short":"Metal phthalocyanine organic thin-film transistors","volume":"9","author":[{"family":"Boileau","given":"Nicholas T."},{"family":"Cranston","given":"Rosemary"},{"family":"Mirka","given":"Brendan"},{"family":"Melville","given":"Owen A."},{"family":"Lessard","given":"Benoît H."}],"issued":{"date-parts":[["2019",7,10]]}}},{"id":1894,"uris":["http://zotero.org/groups/4874203/items/R2MQTR4X"],"itemData":{"id":1894,"type":"article-journal","abstract":"Phthalocyanine-based organic thin-film transistors (OTFTs) have been demonstrated as sensors for a range of analytes, including cannabinoids, in both liquid and gas phases. Detection of the primary cannabinoids, Δ9-tetrahydrocannabinol (THC) and cannabidiol (CBD), is necessary for quality control and regulation, however, current techniques are often not readily available for consumers, industry, and law-enforcement. The OTFT characteristics, X-ray diffraction (XRD) spectra, and grazing incident wide angle x-ray scattering (GIWAXS) spectra of two copper and three zinc phthalocyanines, with varying degrees of peripheral fluorination, were screened to determine sensitivity to THC vapor. Unsubstituted ZnPc was found to be the most sensitive material and, by tuning thin-film morphology, crystal polymorphs, and thickness through altered physical vapor deposition conditions, we increased the sensitivity to THC by 100x. Here we demonstrate that deposition conditions, and the resulting physical film characteristics, play a significant role in device sensitization.","citation-key":"comeauSurfaceEngineeringZinc2022","container-title":"Communications Chemistry","DOI":"10.1038/s42004-022-00797-y","ISSN":"2399-3669","issue":"1","journalAbbreviation":"Commun Chem","language":"en","license":"2022 The Author(s)","page":"178","publisher":"Nature Publishing Group","source":"www.nature.com","title":"Surface engineering of zinc phthalocyanine organic thin-film transistors results in part-per-billion sensitivity towards cannabinoid vapor","volume":"5","author":[{"family":"Comeau","given":"Zachary J."},{"family":"Cranston","given":"Rosemary R."},{"family":"Lamontagne","given":"Halynne R."},{"family":"Harris","given":"Cory S."},{"family":"Shuhendler","given":"Adam J."},{"family":"Lessard","given":"Benoît H."}],"issued":{"date-parts":[["2022",12,24]]}}}],"schema":"https://github.com/citation-style-language/schema/raw/master/csl-citation.json"} </w:instrText>
      </w:r>
      <w:r w:rsidR="00BB1265">
        <w:fldChar w:fldCharType="separate"/>
      </w:r>
      <w:r w:rsidR="003661AD" w:rsidRPr="003661AD">
        <w:rPr>
          <w:rFonts w:eastAsiaTheme="minorHAnsi"/>
          <w:kern w:val="0"/>
          <w:szCs w:val="24"/>
        </w:rPr>
        <w:t> [37,38]</w:t>
      </w:r>
      <w:r w:rsidR="00BB1265">
        <w:fldChar w:fldCharType="end"/>
      </w:r>
      <w:r w:rsidR="00620172">
        <w:t>,</w:t>
      </w:r>
      <w:r w:rsidR="007336A7">
        <w:t xml:space="preserve"> and </w:t>
      </w:r>
      <w:r w:rsidR="00325BE7">
        <w:t xml:space="preserve"> p</w:t>
      </w:r>
      <w:r w:rsidR="00EE2670">
        <w:t>hotomedicines.</w:t>
      </w:r>
      <w:r w:rsidR="007D3AF8">
        <w:fldChar w:fldCharType="begin"/>
      </w:r>
      <w:r w:rsidR="003661AD">
        <w:instrText xml:space="preserve"> ADDIN ZOTERO_ITEM CSL_CITATION {"citationID":"DIOdHzGv","properties":{"unsorted":false,"formattedCitation":"\\uc0\\u160{}[39\\uc0\\u8211{}41]","plainCitation":" [39–41]","noteIndex":0},"citationItems":[{"id":1874,"uris":["http://zotero.org/groups/4874203/items/MJ4CDE5V"],"itemData":{"id":1874,"type":"article-journal","abstract":"Phthalocyanines (Pcs) are well-established photosensitizers in photodynamic therapy, valued for their strong light absorption, high singlet oxygen generation, and photostability. Recent advances have focused on covalently conjugating Pcs, particularly zinc phthalocyanines (ZnPcs), with a wide range of small bioactive molecules to improve selectivity, efficacy, and multifunctionality. These conjugates combine light-activated reactive oxygen species (ROS) production with targeted delivery and controlled release, offering enhanced treatment precision and reduced off-target toxicity. Chemotherapeutic agent conjugates, including those with erlotinib, doxorubicin, tamoxifen, and camptothecin, demonstrate receptor-mediated uptake, pH-responsive release, and synergistic anticancer effects, even overcoming multidrug resistance. Beyond oncology, ZnPc conjugates with antibiotics, anti-inflammatory drugs, antiparasitics, and antidepressants extend photodynamic therapy’s scope to antimicrobial and site-specific therapies. Targeting moieties such as folic acid, biotin, arginylglycylaspartic acid (RGD) and epidermal growth factor (EGF) peptides, carbohydrates, and amino acids have been employed to exploit overexpressed receptors in tumors, enhancing cellular uptake and tumor accumulation. Fluorescent dye and porphyrinoid conjugates further enrich these systems by enabling imaging-guided therapy, efficient energy transfer, and dual-mode activation through pH or enzyme-sensitive linkers. Despite these promising strategies, key challenges remain, including aggregation-induced quenching, poor aqueous solubility, synthetic complexity, and interference with ROS generation. In this review, the examples of Pc-based conjugates were described with particular interest on the synthetic procedures and optical properties of targeted compounds.","citation-key":"PhthalocyaninesConjugatedSmall","container-title":"Molecules","DOI":"10.3390/molecules30153297","ISSN":"1420-3049","issue":"15","page":"3297","PMID":"40807472","title":"Phthalocyanines Conjugated with Small Biologically Active Compounds for the Advanced Photodynamic Therapy: A Review","volume":"30","author":[{"family":"Chornovolenko","given":"Kyrylo"},{"family":"Koczorowski","given":"Tomasz"}],"issued":{"date-parts":[["2025"]]}}},{"id":1901,"uris":["http://zotero.org/groups/4874203/items/JA3BWRBK"],"itemData":{"id":1901,"type":"article-journal","abstract":"This updated review aims to describe the current status in the development of liposome-based systems for the targeted delivery of phthalocyanines for photodynamic therapy (PDT). Although a number of other drug delivery systems (DDS) can be found in the literature and have been studied for phthalocyanines or similar photosensitizers (PSs), liposomes are by far the closest to clinical practice. PDT itself finds application not only in the selective destruction of tumour tissues or the treatment of microbial infections, but above all in aesthetic medicine. From the point of view of administration, some PSs can advantageously be delivered through the skin, but for phthalocyanines, systemic administration is more suitable. However, systemic administration places higher demands on advanced DDS, active tissue targeting and reduction of side effects. This review focuses on the already described liposomal DDS for phthalocyanines, but also describes examples of DDS used for structurally related PSs, which can be assumed to be applicable to phthalocyanines as well.","citation-key":"rakAdvancesLiposomeEncapsulatedPhthalocyanines2023","container-title":"Life","DOI":"10.3390/life13020305","ISSN":"2075-1729","issue":"2","language":"en","license":"http://creativecommons.org/licenses/by/3.0/","page":"305","publisher":"Multidisciplinary Digital Publishing Institute","source":"www.mdpi.com","title":"Advances in Liposome-Encapsulated Phthalocyanines for Photodynamic Therapy","volume":"13","author":[{"family":"Rak","given":"Jakub"},{"family":"Kabesova","given":"Martina"},{"family":"Benes","given":"Jiri"},{"family":"Pouckova","given":"Pavla"},{"family":"Vetvicka","given":"David"}],"issued":{"date-parts":[["2023",2]]}}},{"id":1898,"uris":["http://zotero.org/groups/4874203/items/ESNZLZT8"],"itemData":{"id":1898,"type":"article-journal","abstract":"The performance of\nphotodynamic therapy (PDT) depends on the solubility,\npharmacokinetic behaviors, and photophysical properties of photosensitizers (PSs). However, highly conjugated PSs with strong reactive oxygen species (ROS) generation efficiency tend to have poor solubility\nand aggregate in aqueous environments, leading to suboptimal PDT performance. Here, we report a new strategy to load highly conjugated but poorly\nsoluble zinc-phthalocyanine (ZnP) PSs in the pores of a</w:instrText>
      </w:r>
      <w:r w:rsidR="003661AD">
        <w:rPr>
          <w:rFonts w:hint="eastAsia"/>
        </w:rPr>
        <w:instrText xml:space="preserve"> Hf12-QC (QC = 2</w:instrText>
      </w:r>
      <w:r w:rsidR="003661AD">
        <w:rPr>
          <w:rFonts w:hint="eastAsia"/>
        </w:rPr>
        <w:instrText>″</w:instrText>
      </w:r>
      <w:r w:rsidR="003661AD">
        <w:rPr>
          <w:rFonts w:hint="eastAsia"/>
        </w:rPr>
        <w:instrText>,3</w:instrText>
      </w:r>
      <w:r w:rsidR="003661AD">
        <w:rPr>
          <w:rFonts w:hint="eastAsia"/>
        </w:rPr>
        <w:instrText>′</w:instrText>
      </w:r>
      <w:r w:rsidR="003661AD">
        <w:rPr>
          <w:rFonts w:hint="eastAsia"/>
        </w:rPr>
        <w:instrText>-dinitro-[1,1</w:instrText>
      </w:r>
      <w:r w:rsidR="003661AD">
        <w:rPr>
          <w:rFonts w:hint="eastAsia"/>
        </w:rPr>
        <w:instrText>’</w:instrText>
      </w:r>
      <w:r w:rsidR="003661AD">
        <w:rPr>
          <w:rFonts w:hint="eastAsia"/>
        </w:rPr>
        <w:instrText>:4</w:instrText>
      </w:r>
      <w:r w:rsidR="003661AD">
        <w:rPr>
          <w:rFonts w:hint="eastAsia"/>
        </w:rPr>
        <w:instrText>′</w:instrText>
      </w:r>
      <w:r w:rsidR="003661AD">
        <w:rPr>
          <w:rFonts w:hint="eastAsia"/>
        </w:rPr>
        <w:instrText>,1</w:instrText>
      </w:r>
      <w:r w:rsidR="003661AD">
        <w:rPr>
          <w:rFonts w:hint="eastAsia"/>
        </w:rPr>
        <w:instrText>”</w:instrText>
      </w:r>
      <w:r w:rsidR="003661AD">
        <w:rPr>
          <w:rFonts w:hint="eastAsia"/>
        </w:rPr>
        <w:instrText>;4</w:instrText>
      </w:r>
      <w:r w:rsidR="003661AD">
        <w:rPr>
          <w:rFonts w:hint="eastAsia"/>
        </w:rPr>
        <w:instrText>″</w:instrText>
      </w:r>
      <w:r w:rsidR="003661AD">
        <w:rPr>
          <w:rFonts w:hint="eastAsia"/>
        </w:rPr>
        <w:instrText>,1</w:instrText>
      </w:r>
      <w:r w:rsidR="003661AD">
        <w:rPr>
          <w:rFonts w:hint="eastAsia"/>
        </w:rPr>
        <w:instrText>’”</w:instrText>
      </w:r>
      <w:r w:rsidR="003661AD">
        <w:rPr>
          <w:rFonts w:hint="eastAsia"/>
        </w:rPr>
        <w:instrText>-quaterphenyl]-4,4</w:instrText>
      </w:r>
      <w:r w:rsidR="003661AD">
        <w:rPr>
          <w:rFonts w:hint="eastAsia"/>
        </w:rPr>
        <w:instrText>’”</w:instrText>
      </w:r>
      <w:r w:rsidR="003661AD">
        <w:rPr>
          <w:rFonts w:hint="eastAsia"/>
        </w:rPr>
        <w:instrText>-dicarboxylate)\nnanoscale metal</w:instrText>
      </w:r>
      <w:r w:rsidR="003661AD">
        <w:rPr>
          <w:rFonts w:hint="eastAsia"/>
        </w:rPr>
        <w:instrText>–</w:instrText>
      </w:r>
      <w:r w:rsidR="003661AD">
        <w:rPr>
          <w:rFonts w:hint="eastAsia"/>
        </w:rPr>
        <w:instrText>organic framework to afford ZnP@Hf-QC with\nspatially confined ZnP PSs. ZnP@Hf-QC avoids aggregation-induced quenching\nof ZnP excited states to significan</w:instrText>
      </w:r>
      <w:r w:rsidR="003661AD">
        <w:instrText xml:space="preserve">tly enhance ROS generation upon\nlight irradiation. With higher cellular uptake, enhanced ROS generation,\nand better biocompatibility, ZnP@Hf-QC mediated PDT exhibited an IC50 of 0.14 μM and achieved exceptional antitumor efficacy\nwith &amp;gt;99% tumor growth inhibition and 80% cure rates on two murine\ncolon cancer models.","citation-key":"luoNanoscaleMetalOrganic2021","container-title":"Journal of the American Chemical Society","DOI":"10.1021/jacs.1c07379","ISSN":"0002-7863","issue":"34","journalAbbreviation":"Journal American Chemical Society","page":"13519-13524","source":"Silverchair","title":"Nanoscale Metal–Organic Framework Confines Zinc-Phthalocyanine Photosensitizers for Enhanced Photodynamic Therapy","volume":"143","author":[{"family":"Luo","given":"Taokun"},{"family":"Nash","given":"Geoffrey T."},{"family":"Xu","given":"Ziwan"},{"family":"Jiang","given":"Xiaomin"},{"family":"Liu","given":"Jianqiao"},{"family":"Lin","given":"Wenbin"}],"issued":{"date-parts":[["2021",8,23]]}}}],"schema":"https://github.com/citation-style-language/schema/raw/master/csl-citation.json"} </w:instrText>
      </w:r>
      <w:r w:rsidR="007D3AF8">
        <w:fldChar w:fldCharType="separate"/>
      </w:r>
      <w:r w:rsidR="003661AD" w:rsidRPr="003661AD">
        <w:rPr>
          <w:rFonts w:eastAsiaTheme="minorHAnsi"/>
          <w:kern w:val="0"/>
          <w:szCs w:val="24"/>
        </w:rPr>
        <w:t> [39–41]</w:t>
      </w:r>
      <w:r w:rsidR="007D3AF8">
        <w:fldChar w:fldCharType="end"/>
      </w:r>
      <w:r w:rsidR="00AB41DD">
        <w:t xml:space="preserve"> </w:t>
      </w:r>
      <w:r w:rsidR="00D41290">
        <w:t>P</w:t>
      </w:r>
      <w:r w:rsidR="00AB41DD">
        <w:t>hysical vapor deposition (PVD)</w:t>
      </w:r>
      <w:r w:rsidR="00D41290">
        <w:t xml:space="preserve"> yields polycrystalline films</w:t>
      </w:r>
      <w:r w:rsidR="008A4378">
        <w:t xml:space="preserve"> with the molecular orientation commonly </w:t>
      </w:r>
      <w:r w:rsidR="00B2159D">
        <w:t xml:space="preserve">set by </w:t>
      </w:r>
      <w:r w:rsidR="006914A3">
        <w:t>patterning</w:t>
      </w:r>
      <w:r w:rsidR="00B2159D">
        <w:t xml:space="preserve"> underlayers </w:t>
      </w:r>
      <w:r w:rsidR="002766D0">
        <w:t>w</w:t>
      </w:r>
      <w:r w:rsidR="00766319">
        <w:t xml:space="preserve">here CuI </w:t>
      </w:r>
      <w:r w:rsidR="00766319">
        <w:t>and graphene pattern face-on orientation and Si patterning the more stable edge-on herringbone orientation</w:t>
      </w:r>
      <w:commentRangeStart w:id="4"/>
      <w:commentRangeStart w:id="5"/>
      <w:r w:rsidR="008F5A42">
        <w:fldChar w:fldCharType="begin"/>
      </w:r>
      <w:r w:rsidR="003661AD">
        <w:instrText xml:space="preserve"> ADDIN ZOTERO_ITEM CSL_CITATION {"citationID":"rH18sW5h","properties":{"unsorted":false,"formattedCitation":"\\uc0\\u160{}[11\\uc0\\u8211{}13]","plainCitation":" [11–13]","noteIndex":0},"citationItems":[{"id":428,"uris":["http://zotero.org/groups/4874203/items/366Z6X7I"],"itemData":{"id":428,"type":"article-journal","abstract":"We have investigated the morphological and optical properties of α- and β-phase Zinc Phthalocyanine (ZnPc) thin films for application to organic photovoltaic cells (OPVs). It was found that the α-phase is completely converted to the β-phase by thermal annealing at 220 °C under ultrahigh vacuum conditions. When the α- to β-phase transition takes place, the surface roughness of the ZnPc film became flat uniformly with a nanometer order of unevenness by anisotropic growth of crystalline grains along a lateral direction to substrates. Correspondingly, the optical absorbance of the β-phase film became greater by 1.5–2 times than that of the α-phase one in an ultraviolet–visible–near infrared (UV–vis–NIR) wavelength range, which plays a role in increasing the number of photogenerated excitons. On the contrary, time-resolved photoluminescence measurements showed that the average lifetime of excitons for the β-phase film became shorter by 1/6–1/7 than that for the α-phase one, which plays a role in decreasing the number of excitons achieving the donor/acceptor interface where excitons are separated to carriers (holes and electrons). Both the increase in the number and the shortening in the average lifetime have a trade-off relationship with each other for contribution to the photoelectric conversion efficiency of OPVs. Then, we examined an external quantum efficiency (EQE) of OPVs using the α- and β-phase films as a donor and obtained that the former OPV (α-phase) exhibits a higher EQE by </w:instrText>
      </w:r>
      <w:r w:rsidR="003661AD">
        <w:rPr>
          <w:rFonts w:ascii="Cambria Math" w:hAnsi="Cambria Math" w:cs="Cambria Math"/>
        </w:rPr>
        <w:instrText>∼</w:instrText>
      </w:r>
      <w:r w:rsidR="003661AD">
        <w:instrText>2 times than the latter one (β-phase) in the wavelength range of 400 nm–800 nm.","citation-key":"katoMorphologicalOpticalProperties2020a","container-title":"The Journal of Chemical Physics","DOI":"10.106</w:instrText>
      </w:r>
      <w:r w:rsidR="003661AD">
        <w:rPr>
          <w:rFonts w:hint="eastAsia"/>
        </w:rPr>
        <w:instrText xml:space="preserve">3/5.0022262","ISSN":"0021-9606","issue":"14","journalAbbreviation":"J. Chem. Phys.","page":"144704","source":"Silverchair","title":"Morphological and optical properties of </w:instrText>
      </w:r>
      <w:r w:rsidR="003661AD">
        <w:rPr>
          <w:rFonts w:hint="eastAsia"/>
        </w:rPr>
        <w:instrText>α</w:instrText>
      </w:r>
      <w:r w:rsidR="003661AD">
        <w:rPr>
          <w:rFonts w:hint="eastAsia"/>
        </w:rPr>
        <w:instrText xml:space="preserve">- and </w:instrText>
      </w:r>
      <w:r w:rsidR="003661AD">
        <w:rPr>
          <w:rFonts w:hint="eastAsia"/>
        </w:rPr>
        <w:instrText>β</w:instrText>
      </w:r>
      <w:r w:rsidR="003661AD">
        <w:rPr>
          <w:rFonts w:hint="eastAsia"/>
        </w:rPr>
        <w:instrText>-phase zinc (</w:instrText>
      </w:r>
      <w:r w:rsidR="003661AD">
        <w:rPr>
          <w:rFonts w:hint="eastAsia"/>
        </w:rPr>
        <w:instrText>∥</w:instrText>
      </w:r>
      <w:r w:rsidR="003661AD">
        <w:rPr>
          <w:rFonts w:hint="eastAsia"/>
        </w:rPr>
        <w:instrText>) phthalocyanine thin films for application to organic photov</w:instrText>
      </w:r>
      <w:r w:rsidR="003661AD">
        <w:instrText xml:space="preserve">oltaic cells","volume":"153","author":[{"family":"Kato","given":"Masahiro"},{"family":"Nakaya","given":"Masato"},{"family":"Matoba","given":"Yuki"},{"family":"Watanabe","given":"Shinta"},{"family":"Okamoto","given":"Koichi"},{"family":"Bucher","given":"Jean-Pierre"},{"family":"Onoe","given":"Jun"}],"issued":{"date-parts":[["2020",10,8]]}}},{"id":1862,"uris":["http://zotero.org/groups/4874203/items/VNUITJKX"],"itemData":{"id":1862,"type":"article-journal","abstract":"A critically important question that\nmust be answered to understand\nhow organic solar cells operate and should be improved is how the orientation of the donor and acceptor molecules at the interface influences exciton diffusion, exciton dissociation by electron transfer, and recombination. It is exceedingly difficult to probe the orientation in bulk heterojunctions because there are many interfaces and they are arranged with varying angles with respect to the substrate. One of the best ways to study the interface is to make bilayer solar cells with just one donor–acceptor interface. Zinc phthalocyanine\nis particularly interesting to study because its orientation can be adjusted by using a 2 nm-thick copper iodide seed layer before it is deposited. Previous studies have claimed that solar cells in which fullerene acceptor molecules touch the face of zinc phthalocyanine have more current than ones in which the fullerenes touch the edge of zinc phthalocyanine because of suppressed recombination. We have more thoroughly characterized the system using in situ X-ray photoelectron spectroscopy and X-ray scattering and found that the interfaces are not as sharp as previous studies claimed when formed at room temperature or above. Fullerenes have a much stronger tendency to mix into the face-on films than into the edge-on films. Moreover we show that almost all of the increase in the current with face-on films can be attributed to improved exciton diffusion and to the formation of a spontaneously mixed interface, not suppressed recombination. This work highlights the importance of spontaneous interfacial molecular mixing in organic solar cells, the extent of which depends on molecular orientation of frontier molecules in donor domains.","citation-key":"ngongangndjawaImpactMolecularOrientation2015","container-title":"Chemistry of Materials","DOI":"10.1021/acs.chemmater.5b01845","ISSN":"0897-4756","issue":"16","journalAbbreviation":"Chem. Mater.","page":"5597-5604","source":"Silverchair","title":"Impact of Molecular Orientation and Spontaneous Interfacial Mixing on the Performance of Organic Solar Cells","volume":"27","author":[{"family":"Ngongang Ndjawa","given":"Guy O."},{"family":"Graham","given":"Kenneth R."},{"family":"Li","given":"Ruipeng"},{"family":"Conron","given":"Sarah M."},{"family":"Erwin","given":"Patrick"},{"family":"Chou","given":"Kang Wei"},{"family":"Burkhard","given":"George F."},{"family":"Zhao","given":"Kui"},{"family":"Hoke","given":"Eric T."},{"family":"Thompson","given":"Mark E."},{"family":"McGehee","given":"Michael D."},{"family":"Amassian","given":"Aram"}],"issued":{"date-parts":[["2015",7,28]]}}},{"id":1859,"uris":["http://zotero.org/groups/4874203/items/QZI4VTPL"],"itemData":{"id":1859,"type":"article-journal","abstract":"Zinc phthalocyanine (ZnPc), C32H16N8Zn, is a planar organic molecule having numerous optical and electrical applications in organic electronics. This work investigates the influence of various deposition parameters on the morphology of vapour thermal evaporated ZnPc films. For this purpose, ZnPc is deposited at different substrate temperatures up to 90°C and film thickness up to 50nm onto various substrates. The morphology of this ZnPc layers is characterised by X-ray diffraction (XRD), X-ray reflectivity (XRR) and atomic force microscopy (AFM) methods. XRD measurements show that all ZnPc films are crystalline in a triclinic (α-ZnPc) or monoclinic (γ-ZnPc) phase, independent from the kind of substrate, layer thickness, or substrate temperature. The ZnPc powder, the starting product for the thermally evaporated ZnPc films, is present in the stable monoclinic β-phase. Thus, the stacking of the ZnPc molecules changes completely during deposition. The crystallite size perpendicular to the substrate determined by XRD microstructure analysis is in the range of the layer thickness while the lateral size, obtained by AFM, is increasing with substrate temperature and film thickness. AFM and XRR show an increase of the layer roughness for thicker ZnPc layers and higher substrate temperatures during film deposition. The strain in the ZnPc films decreases for higher substrate temperatures due to enhanced thermal relaxation and for thicker ZnPc films due to lower surface tension.","citation-key":"schunemannZincPhthalocyanineInfluence2011","container-title":"Thin Solid Films","DOI":"10.1016/j.tsf.2011.01.356","ISSN":"0040-6090","issue":"11","journalAbbreviation":"Thin Solid Films","page":"3939-3945","source":"ScienceDirect","title":"Zinc phthalocyanine — Influence of substrate temperature, film thickness, and kind of substrate on the morphology","volume":"519","author":[{"family":"Schünemann","given":"C."},{"family":"Elschner","given":"C."},{"family":"Levin","given":"A. A."},{"family":"Levichkova","given":"M."},{"family":"Leo","given":"K."},{"family":"Riede","given":"M."}],"issued":{"date-parts":[["2011",3,31]]}}}],"schema":"https://github.com/citation-style-language/schema/raw/master/csl-citation.json"} </w:instrText>
      </w:r>
      <w:r w:rsidR="008F5A42">
        <w:fldChar w:fldCharType="separate"/>
      </w:r>
      <w:r w:rsidR="003661AD" w:rsidRPr="003661AD">
        <w:rPr>
          <w:rFonts w:eastAsiaTheme="minorHAnsi"/>
          <w:kern w:val="0"/>
          <w:szCs w:val="24"/>
        </w:rPr>
        <w:t> [11–13]</w:t>
      </w:r>
      <w:r w:rsidR="008F5A42">
        <w:fldChar w:fldCharType="end"/>
      </w:r>
      <w:r w:rsidR="00B2159D">
        <w:t xml:space="preserve">. </w:t>
      </w:r>
      <w:r w:rsidR="00B25C02">
        <w:t>However</w:t>
      </w:r>
      <w:r w:rsidR="00AE6465">
        <w:t>,</w:t>
      </w:r>
      <w:r w:rsidR="00B2159D">
        <w:t xml:space="preserve"> </w:t>
      </w:r>
      <w:r w:rsidR="006914A3">
        <w:t>film coverage studies have suggested that ZnPc and other MPc fi</w:t>
      </w:r>
      <w:r w:rsidR="00B25C02">
        <w:t xml:space="preserve">lms </w:t>
      </w:r>
      <w:r w:rsidR="00AE6465">
        <w:t xml:space="preserve">bear </w:t>
      </w:r>
      <w:r w:rsidR="002C39A0">
        <w:t>more complex microstructu</w:t>
      </w:r>
      <w:r w:rsidR="00AE6465">
        <w:t xml:space="preserve">ral states that </w:t>
      </w:r>
      <w:r w:rsidR="006A3881">
        <w:t>evolve</w:t>
      </w:r>
      <w:r w:rsidR="002C39A0">
        <w:t xml:space="preserve"> </w:t>
      </w:r>
      <w:r w:rsidR="00937800">
        <w:t>from the substrate to the vacuum interface</w:t>
      </w:r>
      <w:r w:rsidR="0028608E">
        <w:t>.</w:t>
      </w:r>
      <w:r w:rsidR="0028608E">
        <w:fldChar w:fldCharType="begin"/>
      </w:r>
      <w:r w:rsidR="008758EC">
        <w:instrText xml:space="preserve"> ADDIN ZOTERO_ITEM CSL_CITATION {"citationID":"ytVmumoN","properties":{"unsorted":false,"formattedCitation":"\\uc0\\u160{}[14,42\\uc0\\u8211{}45]","plainCitation":" [14,42–45]","noteIndex":0},"citationItems":[{"id":1719,"uris":["http://zotero.org/groups/4874203/items/ZPPI5XHE"],"itemData":{"id":1719,"type":"article-journal","abstract":"We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8758EC">
        <w:rPr>
          <w:rFonts w:ascii="Cambria Math" w:hAnsi="Cambria Math" w:cs="Cambria Math"/>
        </w:rPr>
        <w:instrText>𝛾</w:instrText>
      </w:r>
      <w:r w:rsidR="008758EC">
        <w:instrText xml:space="preserve">-ZnPc polymorph thereafter (thickness ≈1.0 nm). As the growth of the bulk </w:instrText>
      </w:r>
      <w:r w:rsidR="008758EC">
        <w:rPr>
          <w:rFonts w:ascii="Cambria Math" w:hAnsi="Cambria Math" w:cs="Cambria Math"/>
        </w:rPr>
        <w:instrText>𝛾</w:instrText>
      </w:r>
      <w:r w:rsidR="008758EC">
        <w:instrText xml:space="preserve">-ZnPc progresses, a substantial out-of-plane lattice strain ( ≈15% relative to </w:instrText>
      </w:r>
      <w:r w:rsidR="008758EC">
        <w:rPr>
          <w:rFonts w:ascii="Cambria Math" w:hAnsi="Cambria Math" w:cs="Cambria Math"/>
        </w:rPr>
        <w:instrText>𝛾</w:instrText>
      </w:r>
      <w:r w:rsidR="008758EC">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1903,"uris":["http://zotero.org/groups/4874203/items/WWNIAHD8"],"itemData":{"id":1903,"type":"article-journal","abstract":"We study the roughening process and morphology transition of organic semiconductor thin film induced by molecular orientation in the model of molecular semiconductor copper hexadecafluorophthalocyanine (F16CuPc) using both experiment and simulation. The growth behaviour of F16CuPc thin film with the thickness, D, on SiO2 substrate takes on two processes divided by a critical thickness: (1) D ≤ 40 nm, F16CuPc thin films are composed of uniform caterpillar-like crystals. The kinetic roughening is confirmed during this growth, which is successfully analyzed by Kardar-Parisi-Zhang (KPZ) model with scaling exponents α = 0.71 ± 0.12, β = 0.36 ± 0.03 and 1/z = 0.39 ± 0.12; (2) D &gt; 40 nm, nanobelt crystals are formed gradually on the caterpillar-like crystal surface and the film growth shows anomalous growth behaviour. These new growth behaviours with two processes result from the gradual change of molecular orientation and the formation of grain boundaries, which conversely induce new molecular orientation, rapid roughening process and the formation of nanobelt crystals.","citation-key":"yangMolecularOrientationInducedRapidRoughening2015","container-title":"Scientific Reports","DOI":"10.1038/srep09441","ISSN":"2045-2322","issue":"1","journalAbbreviation":"Sci Rep","language":"en","license":"2015 The Author(s)","page":"9441","publisher":"Nature Publishing Group","source":"www.nature.com","title":"Molecular-Orientation-Induced Rapid Roughening and Morphology Transition in Organic Semiconductor Thin-Film Growth","volume":"5","author":[{"family":"Yang","given":"Junliang"},{"family":"Yim","given":"Sanggyu"},{"family":"Jones","given":"Tim S."}],"issued":{"date-parts":[["2015",3,24]]}}},{"id":265,"uris":["http://zotero.org/groups/4874203/items/DBPTZFXS"],"itemData":{"id":265,"type":"article-journal","abstract":"The molecular orientation of zinc phthalocyanine (ZnPc) thin films grown on SrTiO3(100) substrate was studied using near-edge X-ray absorption fine structure (NEXAFS) spectroscopy. The results revealed that the molecular orientation changed with the deposition of ZnPc. At the deposition of 0.4 monolayer equivalent (MLE), the π* resonance at grazing incidence was more prominent than that at normal incidence, indicating a lying configuration. By comparing the experimental results with theoretical calculations, the molecular orientation angle for the ZnPc ultrathin film was estimated to be 30°. During the deposition upto 4.3 MLE, the orientation angle increased with increasing ZnPc molecular density in the layer and reached 61°, which is close to that of the α-crystalline films. The dependence of the molecular orientation on the deposition amount indicates that the molecular orientation in the ZnPc ultrathin films is governed by the ZnPc molecular density on the SrTiO3(100) substrate surface.","citation-key":"yamamotoVariationZincPhthalocyanine2022","container-title":"Surface Science","DOI":"10.1016/j.susc.2022.122162","ISSN":"0039-6028","journalAbbreviation":"Surface Science","language":"en-US","page":"122162","source":"ScienceDirect","title":"Variation in zinc phthalocyanine molecular orientation on SrTiO3(100) surface","volume":"726","author":[{"family":"Yamamoto","given":"Isamu"},{"family":"Imamura","given":"Masaki"},{"family":"Azuma","given":"Junpei"},{"family":"Takahashi","given":"Kazutoshi"}],"issued":{"date-parts":[["2022",12,1]]}}},{"id":1722,"uris":["http://zotero.org/groups/4874203/items/4NJT6MAK"],"itemData":{"id":1722,"type":"article-journal","abstract":"We present an experimental study on the first stages of the thin film growth of the organic molecule F16CuPc (hexadecafluoro-copper-phthalocyanines) on SiO2. By means of in situ X-ray reflectivity, in situ grazing incidence X-ray diffraction (GIXD), and ex situ atomic force microscopy (AFM), we provide a detailed picture of the film growth mode and its structural evolution at the nanometer scale. We discovered the formation of a low-density layer of molecular aggregates with heights between 5 and 10 Å at the interface with the SiO2 and show that, on top of this interfacial layer, the nucleation and two-dimensional growth of elongated islands of upright standing molecules take place. Structural changes are observed, pointing to significant relaxations of the lattice parameters within the first layers of standing molecules.","citation-key":"deoteyzaStructuralRearrangementsInitial2006","container-title":"The Journal of Physical Chemistry B","DOI":"10.1021/jp061889u","ISSN":"1520-6106","issue":"33","journalAbbreviation":"J. Phys. Chem. B","language":"en-US","page":"16618-16623","publisher":"American Chemical Society","source":"ACS Publications","title":"Structural Rearrangements During the Initial Growth Stages of Organic Thin Films of F16CuPc on SiO2","volume":"110","author":[{"family":"Oteyza","given":"Dimas G.","non-dropping-particle":"de"},{"family":"Barrena","given":"Esther"},{"family":"Sellner","given":"Stefan"},{"family":"Ossó","given":"J. Oriol"},{"family":"Dosch","given":"Helmut"}],"issued":{"date-parts":[["2006",8,1]]}}},{"id":1920,"uris":["http://zotero.org/groups/4874203/items/VL2IVPRD"],"itemData":{"id":1920,"type":"article-journal","abstract":"Thin films of hexadecafluorophthalocyanine (F16CuPc) were grown by organic molecular beam deposition (OMBD) under ultra high vacuum (UHV) conditions on oxidized Si(001) substrates. The film thicknesses ranged from 120 to 450 Å and the substrate temperature was varied from −150 to 300 °C. X-ray diffraction and atomic force microscopy (AFM) were used to characterize the structure and morphology of the layers. Spectroscopic ellipsometry was employed to determine the dielectric properties and to locate characteristic transitions between 1.4 and 3.7 eV. The correlation of the electronic properties with the molecular packing in the films is discussed. The results are compared to the case of F16CuPc films grown on stepped sapphire surfaces, which differ in their lateral ordering behavior.","citation-key":"ossoStructureMorphologyOptical2004","collection-title":"Current Trends in Crystalline Organic Semiconductors: Growth Modelling and Fundamental Properties","container-title":"Organic Electronics","DOI":"10.1016/j.orgel.2004.01.006","ISSN":"1566-1199","issue":"1","journalAbbreviation":"Organic Electronics","page":"135-140","source":"ScienceDirect","title":"Structure, morphology, and optical properties of thin films of F16CuPc grown on silicon dioxide","volume":"5","author":[{"family":"Ossó","given":"J. O."},{"family":"Schreiber","given":"F."},{"family":"Alonso","given":"M. I."},{"family":"Garriga","given":"M."},{"family":"Barrena","given":"E."},{"family":"Dosch","given":"H."}],"issued":{"date-parts":[["2004",3,1]]}}}],"schema":"https://github.com/citation-style-language/schema/raw/master/csl-citation.json"} </w:instrText>
      </w:r>
      <w:r w:rsidR="0028608E">
        <w:fldChar w:fldCharType="separate"/>
      </w:r>
      <w:r w:rsidR="008758EC" w:rsidRPr="008758EC">
        <w:rPr>
          <w:rFonts w:eastAsiaTheme="minorHAnsi"/>
          <w:kern w:val="0"/>
          <w:szCs w:val="24"/>
        </w:rPr>
        <w:t> [14,42–45]</w:t>
      </w:r>
      <w:r w:rsidR="0028608E">
        <w:fldChar w:fldCharType="end"/>
      </w:r>
      <w:r w:rsidR="00EC7E11">
        <w:t xml:space="preserve"> </w:t>
      </w:r>
      <w:r w:rsidR="00C93B29">
        <w:t>Yet this evolution has yet to be confirmed a completed film</w:t>
      </w:r>
      <w:r w:rsidR="00300BEB">
        <w:t xml:space="preserve"> of ZnPc as deposited on silicon.</w:t>
      </w:r>
      <w:r w:rsidR="005E6A10">
        <w:t xml:space="preserve"> </w:t>
      </w:r>
      <w:commentRangeEnd w:id="4"/>
      <w:r w:rsidR="008370C5">
        <w:rPr>
          <w:rStyle w:val="CommentReference"/>
          <w:sz w:val="20"/>
          <w:szCs w:val="20"/>
        </w:rPr>
        <w:commentReference w:id="4"/>
      </w:r>
      <w:commentRangeEnd w:id="5"/>
      <w:r w:rsidR="00300BEB">
        <w:rPr>
          <w:rStyle w:val="CommentReference"/>
          <w:sz w:val="20"/>
          <w:szCs w:val="20"/>
        </w:rPr>
        <w:commentReference w:id="5"/>
      </w:r>
    </w:p>
    <w:p w14:paraId="51EBEA81" w14:textId="10C09472" w:rsidR="004208E1" w:rsidRDefault="00C35675" w:rsidP="007F57E9">
      <w:pPr>
        <w:pStyle w:val="MainText"/>
      </w:pPr>
      <w:r>
        <w:t>On</w:t>
      </w:r>
      <w:r w:rsidR="00682FC9">
        <w:t xml:space="preserve"> silicon, </w:t>
      </w:r>
      <w:r>
        <w:t>PVD</w:t>
      </w:r>
      <w:r w:rsidR="00682FC9">
        <w:t xml:space="preserve"> ZnPc</w:t>
      </w:r>
      <w:r w:rsidR="0049727B">
        <w:t xml:space="preserve"> assumes a </w:t>
      </w:r>
      <w:r w:rsidR="00F76EFA">
        <w:t xml:space="preserve">monoclinic </w:t>
      </w:r>
      <m:oMath>
        <m:r>
          <w:rPr>
            <w:rFonts w:ascii="Cambria Math" w:hAnsi="Cambria Math"/>
          </w:rPr>
          <m:t>γ</m:t>
        </m:r>
      </m:oMath>
      <w:r w:rsidR="00F76EFA">
        <w:t>-ZnPc</w:t>
      </w:r>
      <w:r w:rsidR="00D5666E">
        <w:fldChar w:fldCharType="begin"/>
      </w:r>
      <w:r w:rsidR="003661AD">
        <w:instrText xml:space="preserve"> ADDIN ZOTERO_ITEM CSL_CITATION {"citationID":"V1aGBvan","properties":{"unsorted":false,"formattedCitation":"\\uc0\\u160{}[13,14]","plainCitation":" [13,14]","noteIndex":0},"citationItems":[{"id":1859,"uris":["http://zotero.org/groups/4874203/items/QZI4VTPL"],"itemData":{"id":1859,"type":"article-journal","abstract":"Zinc phthalocyanine (ZnPc), C32H16N8Zn, is a planar organic molecule having numerous optical and electrical applications in organic electronics. This work investigates the influence of various deposition parameters on the morphology of vapour thermal evaporated ZnPc films. For this purpose, ZnPc is deposited at different substrate temperatures up to 90°C and film thickness up to 50nm onto various substrates. The morphology of this ZnPc layers is characterised by X-ray diffraction (XRD), X-ray reflectivity (XRR) and atomic force microscopy (AFM) methods. XRD measurements show that all ZnPc films are crystalline in a triclinic (α-ZnPc) or monoclinic (γ-ZnPc) phase, independent from the kind of substrate, layer thickness, or substrate temperature. The ZnPc powder, the starting product for the thermally evaporated ZnPc films, is present in the stable monoclinic β-phase. Thus, the stacking of the ZnPc molecules changes completely during deposition. The crystallite size perpendicular to the substrate determined by XRD microstructure analysis is in the range of the layer thickness while the lateral size, obtained by AFM, is increasing with substrate temperature and film thickness. AFM and XRR show an increase of the layer roughness for thicker ZnPc layers and higher substrate temperatures during film deposition. The strain in the ZnPc films decreases for higher substrate temperatures due to enhanced thermal relaxation and for thicker ZnPc films due to lower surface tension.","citation-key":"schunemannZincPhthalocyanineInfluence2011","container-title":"Thin Solid Films","DOI":"10.1016/j.tsf.2011.01.356","ISSN":"0040-6090","issue":"11","journalAbbreviation":"Thin Solid Films","page":"3939-3945","source":"ScienceDirect","title":"Zinc phthalocyanine — Influence of substrate temperature, film thickness, and kind of substrate on the morphology","volume":"519","author":[{"family":"Schünemann","given":"C."},{"family":"Elschner","given":"C."},{"family":"Levin","given":"A. A."},{"family":"Levichkova","given":"M."},{"family":"Leo","given":"K."},{"family":"Riede","given":"M."}],"issued":{"date-parts":[["2011",3,31]]}}},{"id":1719,"uris":["http://zotero.org/groups/4874203/items/ZPPI5XHE"],"itemData":{"id":1719,"type":"article-journal","abstract":"We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D5666E">
        <w:fldChar w:fldCharType="separate"/>
      </w:r>
      <w:r w:rsidR="003661AD" w:rsidRPr="003661AD">
        <w:rPr>
          <w:rFonts w:eastAsiaTheme="minorHAnsi"/>
          <w:kern w:val="0"/>
          <w:szCs w:val="24"/>
        </w:rPr>
        <w:t> [13,14]</w:t>
      </w:r>
      <w:r w:rsidR="00D5666E">
        <w:fldChar w:fldCharType="end"/>
      </w:r>
      <w:r w:rsidR="00F32246">
        <w:t xml:space="preserve"> </w:t>
      </w:r>
      <w:r w:rsidR="00957D3A">
        <w:t>with a strong edge-on texture confirmed by ellipsometry</w:t>
      </w:r>
      <w:ins w:id="6" w:author="Heilman, Harlan Duvall" w:date="2026-08-30T13:46:00Z" w16du:dateUtc="2026-08-30T20:46:00Z">
        <w:r w:rsidR="00930017">
          <w:t xml:space="preserve"> </w:t>
        </w:r>
      </w:ins>
      <w:del w:id="7" w:author="Heilman, Harlan Duvall" w:date="2026-08-30T13:46:00Z" w16du:dateUtc="2026-08-30T20:46:00Z">
        <w:r w:rsidR="00957D3A" w:rsidDel="00930017">
          <w:delText xml:space="preserve"> (</w:delText>
        </w:r>
        <w:r w:rsidR="00036DFB" w:rsidRPr="00585B2D" w:rsidDel="00930017">
          <w:rPr>
            <w:b/>
            <w:bCs/>
          </w:rPr>
          <w:delText>Fig.</w:delText>
        </w:r>
        <w:r w:rsidR="00036DFB" w:rsidDel="00930017">
          <w:delText xml:space="preserve"> </w:delText>
        </w:r>
        <w:r w:rsidR="00957D3A" w:rsidRPr="00585B2D" w:rsidDel="00930017">
          <w:rPr>
            <w:b/>
            <w:bCs/>
          </w:rPr>
          <w:delText>S4</w:delText>
        </w:r>
        <w:r w:rsidR="00957D3A" w:rsidDel="00930017">
          <w:delText>)</w:delText>
        </w:r>
        <w:r w:rsidR="00272869" w:rsidDel="00930017">
          <w:delText xml:space="preserve"> </w:delText>
        </w:r>
      </w:del>
      <w:r w:rsidR="00272869">
        <w:t>and</w:t>
      </w:r>
      <w:r w:rsidR="00957D3A">
        <w:t xml:space="preserve"> GIXRD</w:t>
      </w:r>
      <w:del w:id="8" w:author="Heilman, Harlan Duvall" w:date="2026-08-30T13:46:00Z" w16du:dateUtc="2026-08-30T20:46:00Z">
        <w:r w:rsidR="00957D3A" w:rsidDel="00930017">
          <w:delText xml:space="preserve"> (</w:delText>
        </w:r>
        <w:r w:rsidR="00036DFB" w:rsidRPr="00585B2D" w:rsidDel="00930017">
          <w:rPr>
            <w:b/>
            <w:bCs/>
          </w:rPr>
          <w:delText xml:space="preserve">Fig. </w:delText>
        </w:r>
        <w:r w:rsidR="00957D3A" w:rsidRPr="00585B2D" w:rsidDel="00930017">
          <w:rPr>
            <w:b/>
            <w:bCs/>
          </w:rPr>
          <w:delText>S5</w:delText>
        </w:r>
        <w:r w:rsidR="00957D3A" w:rsidDel="00930017">
          <w:delText>)</w:delText>
        </w:r>
      </w:del>
      <w:r w:rsidR="00F67B05">
        <w:t>.</w:t>
      </w:r>
      <w:r w:rsidR="00957D3A">
        <w:t xml:space="preserve"> </w:t>
      </w:r>
      <w:r w:rsidR="00F67B05">
        <w:t>A</w:t>
      </w:r>
      <w:r w:rsidR="00957D3A">
        <w:t xml:space="preserve">ngle-resolved </w:t>
      </w:r>
      <w:r w:rsidR="00170BB7">
        <w:t xml:space="preserve">(AR) </w:t>
      </w:r>
      <w:r w:rsidR="00957D3A">
        <w:t xml:space="preserve">NEXAFS </w:t>
      </w:r>
      <w:r w:rsidR="00B85B13">
        <w:t>places the film-averaged macrocycle normal</w:t>
      </w:r>
      <w:r w:rsidR="00D636EB">
        <w:t xml:space="preserve"> (</w:t>
      </w:r>
      <m:oMath>
        <m:acc>
          <m:accPr>
            <m:ctrlPr>
              <w:rPr>
                <w:rFonts w:ascii="Cambria Math" w:hAnsi="Cambria Math"/>
                <w:i/>
              </w:rPr>
            </m:ctrlPr>
          </m:accPr>
          <m:e>
            <m:r>
              <w:rPr>
                <w:rFonts w:ascii="Cambria Math" w:hAnsi="Cambria Math"/>
              </w:rPr>
              <m:t>z</m:t>
            </m:r>
          </m:e>
        </m:acc>
      </m:oMath>
      <w:r w:rsidR="00D636EB">
        <w:t xml:space="preserve"> in </w:t>
      </w:r>
      <w:r w:rsidR="00D636EB" w:rsidRPr="00585B2D">
        <w:rPr>
          <w:b/>
          <w:bCs/>
        </w:rPr>
        <w:t>Fig. 1</w:t>
      </w:r>
      <w:r w:rsidR="00D636EB">
        <w:t xml:space="preserve"> schematic)</w:t>
      </w:r>
      <w:r w:rsidR="00B85B13">
        <w:t xml:space="preserve"> at a polar tilt of </w:t>
      </w:r>
      <m:oMath>
        <m:r>
          <w:rPr>
            <w:rFonts w:ascii="Cambria Math" w:hAnsi="Cambria Math"/>
          </w:rPr>
          <m:t>γ=</m:t>
        </m:r>
        <m:sSup>
          <m:sSupPr>
            <m:ctrlPr>
              <w:rPr>
                <w:rFonts w:ascii="Cambria Math" w:hAnsi="Cambria Math"/>
                <w:i/>
              </w:rPr>
            </m:ctrlPr>
          </m:sSupPr>
          <m:e>
            <m:r>
              <w:rPr>
                <w:rFonts w:ascii="Cambria Math" w:hAnsi="Cambria Math"/>
              </w:rPr>
              <m:t>74</m:t>
            </m:r>
          </m:e>
          <m:sup>
            <m:r>
              <w:rPr>
                <w:rFonts w:ascii="Cambria Math" w:hAnsi="Cambria Math"/>
              </w:rPr>
              <m:t>∘</m:t>
            </m:r>
          </m:sup>
        </m:sSup>
      </m:oMath>
      <w:r w:rsidR="00937929">
        <w:t xml:space="preserve"> from the </w:t>
      </w:r>
      <w:r w:rsidR="006F0E73">
        <w:t xml:space="preserve">substrate </w:t>
      </w:r>
      <w:r w:rsidR="00937929">
        <w:t xml:space="preserve">surface normal </w:t>
      </w:r>
      <w:del w:id="9" w:author="Heilman, Harlan Duvall" w:date="2026-08-30T13:46:00Z" w16du:dateUtc="2026-08-30T20:46:00Z">
        <w:r w:rsidR="004208E1" w:rsidDel="00930017">
          <w:delText>(</w:delText>
        </w:r>
        <w:r w:rsidR="00036DFB" w:rsidRPr="00585B2D" w:rsidDel="00930017">
          <w:rPr>
            <w:b/>
            <w:bCs/>
          </w:rPr>
          <w:delText xml:space="preserve">Fig. </w:delText>
        </w:r>
        <w:r w:rsidR="004208E1" w:rsidRPr="00585B2D" w:rsidDel="00930017">
          <w:rPr>
            <w:b/>
            <w:bCs/>
          </w:rPr>
          <w:delText>S</w:delText>
        </w:r>
        <w:r w:rsidR="00BC1723" w:rsidRPr="00585B2D" w:rsidDel="00930017">
          <w:rPr>
            <w:b/>
            <w:bCs/>
          </w:rPr>
          <w:delText>8</w:delText>
        </w:r>
        <w:r w:rsidR="00BC1723" w:rsidDel="00930017">
          <w:delText>)</w:delText>
        </w:r>
      </w:del>
      <w:ins w:id="10" w:author="Heilman, Harlan Duvall" w:date="2026-08-30T13:45:00Z" w16du:dateUtc="2026-08-30T20:45:00Z">
        <w:r w:rsidR="00617102">
          <w:t>(</w:t>
        </w:r>
      </w:ins>
      <w:ins w:id="11" w:author="Heilman, Harlan Duvall" w:date="2026-08-30T13:46:00Z" w16du:dateUtc="2026-08-30T20:46:00Z">
        <w:r w:rsidR="00930017">
          <w:t xml:space="preserve">pre-characterization in </w:t>
        </w:r>
        <w:r w:rsidR="00E576DF" w:rsidRPr="00930017">
          <w:rPr>
            <w:b/>
            <w:bCs/>
            <w:rPrChange w:id="12" w:author="Heilman, Harlan Duvall" w:date="2026-08-30T13:47:00Z" w16du:dateUtc="2026-08-30T20:47:00Z">
              <w:rPr/>
            </w:rPrChange>
          </w:rPr>
          <w:t>S</w:t>
        </w:r>
      </w:ins>
      <w:ins w:id="13" w:author="Heilman, Harlan Duvall" w:date="2026-08-30T13:47:00Z" w16du:dateUtc="2026-08-30T20:47:00Z">
        <w:r w:rsidR="00D03A50">
          <w:rPr>
            <w:b/>
            <w:bCs/>
          </w:rPr>
          <w:t>I</w:t>
        </w:r>
      </w:ins>
      <w:ins w:id="14" w:author="Heilman, Harlan Duvall" w:date="2026-08-30T13:46:00Z" w16du:dateUtc="2026-08-30T20:46:00Z">
        <w:r w:rsidR="00E576DF" w:rsidRPr="00930017">
          <w:rPr>
            <w:b/>
            <w:bCs/>
            <w:rPrChange w:id="15" w:author="Heilman, Harlan Duvall" w:date="2026-08-30T13:47:00Z" w16du:dateUtc="2026-08-30T20:47:00Z">
              <w:rPr/>
            </w:rPrChange>
          </w:rPr>
          <w:t xml:space="preserve"> </w:t>
        </w:r>
      </w:ins>
      <w:ins w:id="16" w:author="Heilman, Harlan Duvall" w:date="2026-08-30T13:47:00Z" w16du:dateUtc="2026-08-30T20:47:00Z">
        <w:r w:rsidR="00D03A50">
          <w:rPr>
            <w:b/>
            <w:bCs/>
          </w:rPr>
          <w:t>S</w:t>
        </w:r>
      </w:ins>
      <w:ins w:id="17" w:author="Heilman, Harlan Duvall" w:date="2026-08-30T13:46:00Z" w16du:dateUtc="2026-08-30T20:46:00Z">
        <w:r w:rsidR="00E576DF" w:rsidRPr="00930017">
          <w:rPr>
            <w:b/>
            <w:bCs/>
            <w:rPrChange w:id="18" w:author="Heilman, Harlan Duvall" w:date="2026-08-30T13:47:00Z" w16du:dateUtc="2026-08-30T20:47:00Z">
              <w:rPr/>
            </w:rPrChange>
          </w:rPr>
          <w:t xml:space="preserve">ec. </w:t>
        </w:r>
        <w:r w:rsidR="00930017" w:rsidRPr="00930017">
          <w:rPr>
            <w:b/>
            <w:bCs/>
            <w:rPrChange w:id="19" w:author="Heilman, Harlan Duvall" w:date="2026-08-30T13:47:00Z" w16du:dateUtc="2026-08-30T20:47:00Z">
              <w:rPr/>
            </w:rPrChange>
          </w:rPr>
          <w:t>1</w:t>
        </w:r>
        <w:r w:rsidR="00930017">
          <w:t>)</w:t>
        </w:r>
      </w:ins>
      <w:r w:rsidR="006B6A63">
        <w:t xml:space="preserve">. </w:t>
      </w:r>
      <w:r w:rsidR="008C5047">
        <w:t>From</w:t>
      </w:r>
      <w:r w:rsidR="00B40F3C">
        <w:t xml:space="preserve"> </w:t>
      </w:r>
      <w:r w:rsidR="00937929">
        <w:t>the same</w:t>
      </w:r>
      <w:r w:rsidR="00B40F3C">
        <w:t xml:space="preserve"> </w:t>
      </w:r>
      <w:r w:rsidR="00BF24EF">
        <w:t>AR-</w:t>
      </w:r>
      <w:r w:rsidR="00B40F3C">
        <w:t xml:space="preserve">NEXAFS, the </w:t>
      </w:r>
      <w:r w:rsidR="00937929">
        <w:t xml:space="preserve">molecular </w:t>
      </w:r>
      <w:r w:rsidR="00FA1410">
        <w:t xml:space="preserve">tensor </w:t>
      </w:r>
      <m:oMath>
        <m:sSub>
          <m:sSubPr>
            <m:ctrlPr>
              <w:rPr>
                <w:rFonts w:ascii="Cambria Math" w:hAnsi="Cambria Math"/>
                <w:i/>
              </w:rPr>
            </m:ctrlPr>
          </m:sSubPr>
          <m:e>
            <m:r>
              <w:rPr>
                <w:rFonts w:ascii="Cambria Math" w:hAnsi="Cambria Math"/>
              </w:rPr>
              <m:t>n</m:t>
            </m:r>
          </m:e>
          <m:sub>
            <m:r>
              <w:rPr>
                <w:rFonts w:ascii="Cambria Math" w:hAnsi="Cambria Math"/>
              </w:rPr>
              <m:t>ij</m:t>
            </m:r>
          </m:sub>
        </m:sSub>
        <m:d>
          <m:dPr>
            <m:ctrlPr>
              <w:rPr>
                <w:rFonts w:ascii="Cambria Math" w:hAnsi="Cambria Math"/>
                <w:i/>
              </w:rPr>
            </m:ctrlPr>
          </m:dPr>
          <m:e>
            <m:r>
              <w:rPr>
                <w:rFonts w:ascii="Cambria Math" w:hAnsi="Cambria Math"/>
              </w:rPr>
              <m:t>E</m:t>
            </m:r>
          </m:e>
        </m:d>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E</m:t>
            </m:r>
          </m:e>
        </m:d>
        <m:r>
          <w:rPr>
            <w:rFonts w:ascii="Cambria Math" w:hAnsi="Cambria Math"/>
          </w:rPr>
          <m:t>+i</m:t>
        </m:r>
        <m:sSub>
          <m:sSubPr>
            <m:ctrlPr>
              <w:rPr>
                <w:rFonts w:ascii="Cambria Math" w:hAnsi="Cambria Math"/>
                <w:i/>
              </w:rPr>
            </m:ctrlPr>
          </m:sSubPr>
          <m:e>
            <m:r>
              <w:rPr>
                <w:rFonts w:ascii="Cambria Math" w:hAnsi="Cambria Math"/>
              </w:rPr>
              <m:t>β</m:t>
            </m:r>
          </m:e>
          <m:sub>
            <m:r>
              <w:rPr>
                <w:rFonts w:ascii="Cambria Math" w:hAnsi="Cambria Math"/>
              </w:rPr>
              <m:t>ij</m:t>
            </m:r>
          </m:sub>
        </m:sSub>
        <m:d>
          <m:dPr>
            <m:ctrlPr>
              <w:rPr>
                <w:rFonts w:ascii="Cambria Math" w:hAnsi="Cambria Math"/>
                <w:i/>
              </w:rPr>
            </m:ctrlPr>
          </m:dPr>
          <m:e>
            <m:r>
              <w:rPr>
                <w:rFonts w:ascii="Cambria Math" w:hAnsi="Cambria Math"/>
              </w:rPr>
              <m:t>E</m:t>
            </m:r>
          </m:e>
        </m:d>
      </m:oMath>
      <w:r w:rsidR="00B40F3C">
        <w:t xml:space="preserve"> </w:t>
      </w:r>
      <w:r w:rsidR="00FA1410">
        <w:t xml:space="preserve">follows by projecting </w:t>
      </w:r>
      <m:oMath>
        <m:r>
          <w:rPr>
            <w:rFonts w:ascii="Cambria Math" w:hAnsi="Cambria Math"/>
          </w:rPr>
          <m:t>β</m:t>
        </m:r>
      </m:oMath>
      <w:r w:rsidR="00FA1410">
        <w:t xml:space="preserve"> onto the </w:t>
      </w:r>
      <w:r w:rsidR="001832DB">
        <w:t>optical axes (</w:t>
      </w:r>
      <w:r w:rsidR="001832DB" w:rsidRPr="00585B2D">
        <w:rPr>
          <w:b/>
          <w:bCs/>
        </w:rPr>
        <w:t>Fig 1</w:t>
      </w:r>
      <w:r w:rsidR="008E5681" w:rsidRPr="008E5681">
        <w:rPr>
          <w:b/>
          <w:bCs/>
        </w:rPr>
        <w:t>a</w:t>
      </w:r>
      <w:r w:rsidR="006F0A6D" w:rsidRPr="006F0A6D">
        <w:t>, symbols</w:t>
      </w:r>
      <w:r w:rsidR="001832DB">
        <w:t>)</w:t>
      </w:r>
      <w:r w:rsidR="001832DB">
        <w:fldChar w:fldCharType="begin"/>
      </w:r>
      <w:r w:rsidR="00672AB5">
        <w:instrText xml:space="preserve"> ADDIN ZOTERO_ITEM CSL_CITATION {"citationID":"pUZWGFpn","properties":{"unsorted":false,"formattedCitation":"\\uc0\\u160{}[46,47]","plainCitation":" [46,47]","noteIndex":0},"citationItems":[{"id":699,"uris":["http://zotero.org/groups/4874203/items/JXU5FIRS"],"itemData":{"id":699,"type":"book","abstract":"The purpose of this book is the development of the principles and experimental techniques underlying near edge X-ray absorption fine structure (NEXAFS) spectroscopy and the demonstration of the power of the technique for the study of the electronic and crystallographic structure of low-Z molecules bonded to surfaces. Low-Z molecules are defined as those consisting of hydrogen, carbon, nitrogen, oxygen and/or fluorine atoms, which are particularly important in surface chemistry. This book is the first comprehensive treatment of the subject and presents a unified picture of theoretical and experimental concepts and results. It develops all concepts from an elementary level and is suitable for students and researchers without extensive prior knowledge in X-ray absorption spectroscopy. On the other hand, it discusses state-of-the-art instrumentation, analysis techniques, and experimental and theoretical results and is therefore also suited for the advanced spectroscopist. The spectra of free molecules are discussed first, since their understanding provides the basis for understanding spectra of molecules bonded to surfaces, the main topic of the book. The connection to spectra of polymeric molecules is also made. The book may therefore be of interest not only to surface scientists but also to researchers studying free molecules or polymers. The various molecular adsorption systems studied by NEXAFS are tabulated. Future scientific opportunities making use of the NEXAFS technique in conjunction with advanced synchrotron radiation sources are also discussed. These range from element-specific microscopy stud­ ies of solid surfaces to studies of molecular conformations at liquid surfaces. Portola Valley, CA J.","citation-key":"stohrNEXAFSSpectroscopy1992","collection-title":"Springer Series in Surface Sciences","ISBN":"978-3-642-08113-2","language":"EN","number-of-pages":"404","publisher":"Springer Berlin, Heidelberg","title":"NEXAFS Spectroscopy","URL":"https://link.springer.com/book/10.1007/978-3-662-02853-7","author":[{"family":"Stöhr","given":"Joachim"}],"issued":{"date-parts":[["1992",4,17]]}}},{"id":547,"uris":["http://zotero.org/groups/4874203/items/MUZH58PL"],"itemData":{"id":547,"type":"article-journal","abstract":"Molecular orientation critically influences the mechanical, chemical, optical and electronic properties of organic materials. So far, molecular-scale ordering in soft matter could be characterized with X-ray or electron microscopy techniques only if the sample exhibited sufficient crystallinity. Here, we show that the resonant scattering of polarized soft X-rays (P-SoXS) by molecular orbitals is not limited by crystallinity and that it can be used to probe molecular orientation down to size scales of 10 nm. We first apply the technique on highly crystalline small-molecule thin films and subsequently use its high sensitivity to probe the impact of liquid-crystalline ordering on charge mobility in polymeric transistors. P-SoXS also reveals scattering anisotropy in amorphous domains of all-polymer organic solar cells where interfacial interactions pattern orientational alignment in the matrix phase, which probably plays an important role in the photophysics. The energy and q-dependence of the scattering anisotropy allows the identification of the composition and the degree of orientational order in the domains.","citation-key":"collinsPolarizedXrayScattering2012","container-title":"Nature Materials","DOI":"10.1038/nmat3310","ISSN":"1476-4660","issue":"6","journalAbbreviation":"Nature Mater","language":"en","license":"2012 Springer Nature Limited","page":"536-543","publisher":"Nature Publishing Group","source":"www.nature.com","title":"Polarized X-ray scattering reveals non-crystalline orientational ordering in organic films","volume":"11","author":[{"family":"Collins","given":"B. A."},{"family":"Cochran","given":"J. E."},{"family":"Yan","given":"H."},{"family":"Gann","given":"E."},{"family":"Hub","given":"C."},{"family":"Fink","given":"R."},{"family":"Wang","given":"C."},{"family":"Schuettfort","given":"T."},{"family":"McNeill","given":"C. R."},{"family":"Chabinyc","given":"M. L."},{"family":"Ade","given":"H."}],"issued":{"date-parts":[["2012",6]]}}}],"schema":"https://github.com/citation-style-language/schema/raw/master/csl-citation.json"} </w:instrText>
      </w:r>
      <w:r w:rsidR="001832DB">
        <w:fldChar w:fldCharType="separate"/>
      </w:r>
      <w:r w:rsidR="00672AB5" w:rsidRPr="00672AB5">
        <w:rPr>
          <w:rFonts w:eastAsiaTheme="minorHAnsi"/>
          <w:kern w:val="0"/>
          <w:szCs w:val="24"/>
        </w:rPr>
        <w:t> [46,47]</w:t>
      </w:r>
      <w:r w:rsidR="001832DB">
        <w:fldChar w:fldCharType="end"/>
      </w:r>
      <w:r w:rsidR="00747115">
        <w:t xml:space="preserve">, with the molecule-to-film relation given in </w:t>
      </w:r>
      <w:r w:rsidR="00747115" w:rsidRPr="00EC12D8">
        <w:rPr>
          <w:b/>
          <w:bCs/>
          <w:highlight w:val="cyan"/>
          <w:rPrChange w:id="20" w:author="Heilman, Harlan Duvall" w:date="2026-08-30T13:53:00Z" w16du:dateUtc="2026-08-30T20:53:00Z">
            <w:rPr>
              <w:b/>
              <w:bCs/>
            </w:rPr>
          </w:rPrChange>
        </w:rPr>
        <w:t xml:space="preserve">SI Sec. </w:t>
      </w:r>
      <w:ins w:id="21" w:author="Heilman, Harlan Duvall" w:date="2026-08-30T13:47:00Z" w16du:dateUtc="2026-08-30T20:47:00Z">
        <w:r w:rsidR="00D03A50" w:rsidRPr="00EC12D8">
          <w:rPr>
            <w:b/>
            <w:bCs/>
            <w:highlight w:val="cyan"/>
            <w:rPrChange w:id="22" w:author="Heilman, Harlan Duvall" w:date="2026-08-30T13:53:00Z" w16du:dateUtc="2026-08-30T20:53:00Z">
              <w:rPr>
                <w:b/>
                <w:bCs/>
              </w:rPr>
            </w:rPrChange>
          </w:rPr>
          <w:t>2</w:t>
        </w:r>
      </w:ins>
      <w:del w:id="23" w:author="Heilman, Harlan Duvall" w:date="2026-08-30T13:47:00Z" w16du:dateUtc="2026-08-30T20:47:00Z">
        <w:r w:rsidR="00747115" w:rsidRPr="00585B2D" w:rsidDel="00D03A50">
          <w:rPr>
            <w:b/>
            <w:bCs/>
          </w:rPr>
          <w:delText>9</w:delText>
        </w:r>
      </w:del>
      <w:r w:rsidR="00747115">
        <w:t>.</w:t>
      </w:r>
      <w:r w:rsidR="009D6D2A">
        <w:t xml:space="preserve"> </w:t>
      </w:r>
      <w:r w:rsidR="007317EE">
        <w:t>This pure experimental spectrum</w:t>
      </w:r>
      <w:r w:rsidR="00DE15D2">
        <w:t xml:space="preserve"> </w:t>
      </w:r>
      <w:r w:rsidR="00C54D53">
        <w:t>measures the product of transition dipole moment (TDM) orientation and molecular orientation</w:t>
      </w:r>
      <w:r w:rsidR="00205740">
        <w:t>, so the two cannot be separated without independent knowledge of the TDM directions</w:t>
      </w:r>
      <w:r w:rsidR="007B31AC">
        <w:t xml:space="preserve">. </w:t>
      </w:r>
      <w:r w:rsidR="001904B8">
        <w:t>Following</w:t>
      </w:r>
      <w:r w:rsidR="009D0147">
        <w:t xml:space="preserve"> our prior work, we compute the DFT simulated NEXAFS spectroscopy</w:t>
      </w:r>
      <w:r w:rsidR="00C92164">
        <w:t>.</w:t>
      </w:r>
      <w:r w:rsidR="00B9292D">
        <w:t xml:space="preserve"> </w:t>
      </w:r>
      <w:r w:rsidR="00C92164">
        <w:t>T</w:t>
      </w:r>
      <w:r w:rsidR="00405C5D">
        <w:t>hrough our unsupervised ML algorithm,</w:t>
      </w:r>
      <w:r w:rsidR="00B9292D">
        <w:t xml:space="preserve"> </w:t>
      </w:r>
      <w:r w:rsidR="00C92164">
        <w:t xml:space="preserve">we </w:t>
      </w:r>
      <w:r w:rsidR="00B9292D">
        <w:t>extract a set of principle TDM clusters</w:t>
      </w:r>
      <w:r w:rsidR="00932E87">
        <w:t xml:space="preserve"> associated with each fine structure resonance</w:t>
      </w:r>
      <w:r w:rsidR="00C92164">
        <w:t>,</w:t>
      </w:r>
      <w:r w:rsidR="00BD120F">
        <w:fldChar w:fldCharType="begin"/>
      </w:r>
      <w:r w:rsidR="003661AD">
        <w:instrText xml:space="preserve"> ADDIN ZOTERO_ITEM CSL_CITATION {"citationID":"qNKoNYtG","properties":{"unsorted":false,"formattedCitation":"\\uc0\\u160{}[28]","plainCitation":" [28]","noteIndex":0},"citationItems":[{"id":387,"uris":["http://zotero.org/groups/4874203/items/9Y5SGKRI"],"itemData":{"id":387,"type":"article","abstract":"X-ray scattering at the carbon absorption edge is uniquely sensitive to local molecular bond identity and orientation in organic nanostructures, encoded as a function of photon energy and polarization. However, quantitative analysis is precluded due to the lack of accurate optical models with bond and orientation specificity. We generate such a model through an algorithm that parameterizes and refines density functional theory calculations with angle-resolved absorbance spectroscopy measurements. The resulting optical tensor is shown to reproduce data from samples with domains of different orientation and crystalline packing, enabling label-free orientation analyses of individual chemical moieties within molecular nanostructures using resonant X-rays.","citation-key":"murciaQuantitativeBondtraceableResonant2025","DOI":"10.48550/arXiv.2509.01734","note":"arXiv:2509.01734 [cond-mat]","number":"arXiv:2509.01734","publisher":"arXiv","source":"arXiv.org","title":"Quantitative and bond-traceable resonant X-ray optical tensors of organic molecules","URL":"http://arxiv.org/abs/2509.01734","author":[{"family":"Murcia","given":"Victor"},{"family":"Alqahtani","given":"Obaid"},{"family":"Heilman","given":"Harlan"},{"family":"Collins","given":"Brian A."}],"accessed":{"date-parts":[["2025",9,30]]},"issued":{"date-parts":[["2025",9,1]]}}}],"schema":"https://github.com/citation-style-language/schema/raw/master/csl-citation.json"} </w:instrText>
      </w:r>
      <w:r w:rsidR="00BD120F">
        <w:fldChar w:fldCharType="separate"/>
      </w:r>
      <w:r w:rsidR="003661AD" w:rsidRPr="003661AD">
        <w:rPr>
          <w:rFonts w:eastAsiaTheme="minorHAnsi"/>
          <w:kern w:val="0"/>
          <w:szCs w:val="24"/>
        </w:rPr>
        <w:t> [28]</w:t>
      </w:r>
      <w:r w:rsidR="00BD120F">
        <w:fldChar w:fldCharType="end"/>
      </w:r>
      <w:r w:rsidR="00BD120F">
        <w:t xml:space="preserve"> </w:t>
      </w:r>
      <w:r w:rsidR="00C92164">
        <w:t xml:space="preserve">enabling refinement of the model to </w:t>
      </w:r>
      <w:r w:rsidR="00A40436">
        <w:t>achieve</w:t>
      </w:r>
      <w:r w:rsidR="003E2C23">
        <w:t xml:space="preserve"> quantitative agreement with experimental NEXAFS</w:t>
      </w:r>
      <w:r w:rsidR="007B3219">
        <w:t xml:space="preserve"> (</w:t>
      </w:r>
      <w:del w:id="24" w:author="Heilman, Harlan Duvall" w:date="2026-08-30T13:47:00Z" w16du:dateUtc="2026-08-30T20:47:00Z">
        <w:r w:rsidR="00036DFB" w:rsidRPr="00585B2D" w:rsidDel="00212B28">
          <w:rPr>
            <w:b/>
            <w:bCs/>
          </w:rPr>
          <w:delText>Figs.</w:delText>
        </w:r>
        <w:r w:rsidR="007B3219" w:rsidRPr="00585B2D" w:rsidDel="00212B28">
          <w:rPr>
            <w:b/>
            <w:bCs/>
          </w:rPr>
          <w:delText xml:space="preserve"> </w:delText>
        </w:r>
        <w:r w:rsidR="00036DFB" w:rsidRPr="00585B2D" w:rsidDel="00212B28">
          <w:rPr>
            <w:b/>
            <w:bCs/>
          </w:rPr>
          <w:delText>S</w:delText>
        </w:r>
        <w:r w:rsidR="007B3219" w:rsidRPr="00585B2D" w:rsidDel="00212B28">
          <w:rPr>
            <w:b/>
            <w:bCs/>
          </w:rPr>
          <w:delText xml:space="preserve">2, </w:delText>
        </w:r>
        <w:r w:rsidR="00036DFB" w:rsidRPr="00585B2D" w:rsidDel="00212B28">
          <w:rPr>
            <w:b/>
            <w:bCs/>
          </w:rPr>
          <w:delText>S</w:delText>
        </w:r>
        <w:r w:rsidR="007B3219" w:rsidRPr="00585B2D" w:rsidDel="00212B28">
          <w:rPr>
            <w:b/>
            <w:bCs/>
          </w:rPr>
          <w:delText>8</w:delText>
        </w:r>
      </w:del>
      <w:ins w:id="25" w:author="Heilman, Harlan Duvall" w:date="2026-08-30T13:47:00Z" w16du:dateUtc="2026-08-30T20:47:00Z">
        <w:r w:rsidR="00212B28">
          <w:rPr>
            <w:b/>
            <w:bCs/>
          </w:rPr>
          <w:t>S</w:t>
        </w:r>
      </w:ins>
      <w:ins w:id="26" w:author="Heilman, Harlan Duvall" w:date="2026-08-30T13:48:00Z" w16du:dateUtc="2026-08-30T20:48:00Z">
        <w:r w:rsidR="00212B28">
          <w:rPr>
            <w:b/>
            <w:bCs/>
          </w:rPr>
          <w:t>I sec. 3</w:t>
        </w:r>
      </w:ins>
      <w:r w:rsidR="007B3219">
        <w:t>)</w:t>
      </w:r>
      <w:r w:rsidR="003E2C23">
        <w:t xml:space="preserve">. The refined TDMs </w:t>
      </w:r>
      <w:r w:rsidR="00242C22">
        <w:t xml:space="preserve">then set </w:t>
      </w:r>
      <m:oMath>
        <m:sSub>
          <m:sSubPr>
            <m:ctrlPr>
              <w:rPr>
                <w:rFonts w:ascii="Cambria Math" w:hAnsi="Cambria Math"/>
                <w:i/>
              </w:rPr>
            </m:ctrlPr>
          </m:sSubPr>
          <m:e>
            <m:r>
              <w:rPr>
                <w:rFonts w:ascii="Cambria Math" w:hAnsi="Cambria Math"/>
              </w:rPr>
              <m:t>β</m:t>
            </m:r>
          </m:e>
          <m:sub>
            <m:r>
              <w:rPr>
                <w:rFonts w:ascii="Cambria Math" w:hAnsi="Cambria Math"/>
              </w:rPr>
              <m:t>ii</m:t>
            </m:r>
          </m:sub>
        </m:sSub>
        <m:d>
          <m:dPr>
            <m:ctrlPr>
              <w:rPr>
                <w:rFonts w:ascii="Cambria Math" w:hAnsi="Cambria Math"/>
                <w:i/>
              </w:rPr>
            </m:ctrlPr>
          </m:dPr>
          <m:e>
            <m:r>
              <w:rPr>
                <w:rFonts w:ascii="Cambria Math" w:hAnsi="Cambria Math"/>
              </w:rPr>
              <m:t>E</m:t>
            </m:r>
          </m:e>
        </m:d>
      </m:oMath>
      <w:r w:rsidR="00EA34F4">
        <w:t xml:space="preserve"> </w:t>
      </w:r>
      <w:r w:rsidR="00F31452">
        <w:t xml:space="preserve">and </w:t>
      </w:r>
      <m:oMath>
        <m:sSub>
          <m:sSubPr>
            <m:ctrlPr>
              <w:rPr>
                <w:rFonts w:ascii="Cambria Math" w:hAnsi="Cambria Math"/>
                <w:i/>
              </w:rPr>
            </m:ctrlPr>
          </m:sSubPr>
          <m:e>
            <m:r>
              <w:rPr>
                <w:rFonts w:ascii="Cambria Math" w:hAnsi="Cambria Math"/>
              </w:rPr>
              <m:t>δ</m:t>
            </m:r>
          </m:e>
          <m:sub>
            <m:r>
              <w:rPr>
                <w:rFonts w:ascii="Cambria Math" w:hAnsi="Cambria Math"/>
              </w:rPr>
              <m:t>ii</m:t>
            </m:r>
          </m:sub>
        </m:sSub>
        <m:d>
          <m:dPr>
            <m:ctrlPr>
              <w:rPr>
                <w:rFonts w:ascii="Cambria Math" w:hAnsi="Cambria Math"/>
                <w:i/>
              </w:rPr>
            </m:ctrlPr>
          </m:dPr>
          <m:e>
            <m:r>
              <w:rPr>
                <w:rFonts w:ascii="Cambria Math" w:hAnsi="Cambria Math"/>
              </w:rPr>
              <m:t>E</m:t>
            </m:r>
          </m:e>
        </m:d>
      </m:oMath>
      <w:r w:rsidR="00F31452">
        <w:t xml:space="preserve"> though </w:t>
      </w:r>
      <w:r w:rsidR="007B3219">
        <w:t xml:space="preserve">the </w:t>
      </w:r>
      <w:r w:rsidR="00242C22">
        <w:t>K</w:t>
      </w:r>
      <w:r w:rsidR="00BB3374">
        <w:t>ramers</w:t>
      </w:r>
      <w:r w:rsidR="00785177">
        <w:t>-</w:t>
      </w:r>
      <w:r w:rsidR="00BB3374">
        <w:t>Kronig (KK)</w:t>
      </w:r>
      <w:r w:rsidR="00242C22">
        <w:t xml:space="preserve"> transform</w:t>
      </w:r>
      <w:r w:rsidR="00A41B12">
        <w:t xml:space="preserve"> and compared in </w:t>
      </w:r>
      <w:r w:rsidR="00F02C7D" w:rsidRPr="00585B2D">
        <w:rPr>
          <w:b/>
          <w:bCs/>
        </w:rPr>
        <w:t>Fig 1</w:t>
      </w:r>
      <w:r w:rsidR="0075368F">
        <w:t xml:space="preserve">. </w:t>
      </w:r>
      <w:r w:rsidR="004D5225">
        <w:t xml:space="preserve">The </w:t>
      </w:r>
      <w:r w:rsidR="001B523B">
        <w:t xml:space="preserve">average </w:t>
      </w:r>
      <w:r w:rsidR="00971097">
        <w:t xml:space="preserve">quantitative </w:t>
      </w:r>
      <w:r w:rsidR="001B523B">
        <w:t>errors</w:t>
      </w:r>
      <w:r w:rsidR="004D5225">
        <w:t xml:space="preserve"> between </w:t>
      </w:r>
      <w:r w:rsidR="003A71A8">
        <w:t>the refined model in reproducing the AR-NEXAFS data is</w:t>
      </w:r>
      <w:r w:rsidR="001B523B">
        <w:t xml:space="preserve"> </w:t>
      </w:r>
      <w:r w:rsidR="0075368F">
        <w:t>2.7%</w:t>
      </w:r>
      <w:r w:rsidR="00EE1CC0">
        <w:t xml:space="preserve"> </w:t>
      </w:r>
      <w:r w:rsidR="0027540D">
        <w:t xml:space="preserve">with all experimental features reproduced in </w:t>
      </w:r>
      <w:r w:rsidR="0027540D" w:rsidRPr="00585B2D">
        <w:rPr>
          <w:b/>
          <w:bCs/>
        </w:rPr>
        <w:t>Fig 1</w:t>
      </w:r>
      <w:r w:rsidR="003A71A8">
        <w:t>.</w:t>
      </w:r>
      <w:r w:rsidR="0075368F">
        <w:t xml:space="preserve"> </w:t>
      </w:r>
      <w:r w:rsidR="003A71A8">
        <w:t xml:space="preserve">Thus, the </w:t>
      </w:r>
      <w:r w:rsidR="00FD4465">
        <w:t>ML-</w:t>
      </w:r>
      <w:r w:rsidR="00425B4B">
        <w:t xml:space="preserve">DFT single molecule </w:t>
      </w:r>
      <w:r w:rsidR="00F71CB7">
        <w:t xml:space="preserve">tensor fully captures the </w:t>
      </w:r>
      <w:r w:rsidR="00971097">
        <w:t xml:space="preserve">optical </w:t>
      </w:r>
      <w:r w:rsidR="00E770C1">
        <w:t xml:space="preserve">interactions </w:t>
      </w:r>
      <w:r w:rsidR="00F71CB7">
        <w:t>emergent in the film, while assigning chemical character and TDM</w:t>
      </w:r>
      <w:r w:rsidR="00CD2488">
        <w:t>s</w:t>
      </w:r>
      <w:r w:rsidR="00F71CB7">
        <w:t xml:space="preserve"> </w:t>
      </w:r>
      <w:r w:rsidR="00FD140B">
        <w:t>to spectral features.</w:t>
      </w:r>
    </w:p>
    <w:p w14:paraId="0B1D6D9A" w14:textId="2D78A3C0" w:rsidR="002D42B3" w:rsidRDefault="009A6D84" w:rsidP="007F57E9">
      <w:pPr>
        <w:pStyle w:val="MainText"/>
      </w:pPr>
      <w:r>
        <w:t xml:space="preserve">The first </w:t>
      </w:r>
      <w:r w:rsidR="009A07ED">
        <w:t>two</w:t>
      </w:r>
      <w:r>
        <w:t xml:space="preserve"> TDM clusters </w:t>
      </w:r>
      <w:r w:rsidR="00E21850">
        <w:t xml:space="preserve">orient along </w:t>
      </w:r>
      <m:oMath>
        <m:acc>
          <m:accPr>
            <m:ctrlPr>
              <w:rPr>
                <w:rFonts w:ascii="Cambria Math" w:hAnsi="Cambria Math"/>
                <w:i/>
              </w:rPr>
            </m:ctrlPr>
          </m:accPr>
          <m:e>
            <m:r>
              <w:rPr>
                <w:rFonts w:ascii="Cambria Math" w:hAnsi="Cambria Math"/>
              </w:rPr>
              <m:t>z</m:t>
            </m:r>
          </m:e>
        </m:acc>
      </m:oMath>
      <w:r w:rsidR="00E21850">
        <w:t xml:space="preserve"> </w:t>
      </w:r>
      <w:r>
        <w:t xml:space="preserve">and carry the dominant </w:t>
      </w:r>
      <w:r w:rsidR="008F7555">
        <w:t>oscillator strength</w:t>
      </w:r>
      <w:r w:rsidR="00E21850">
        <w:t>,</w:t>
      </w:r>
      <w:r w:rsidR="008F7555">
        <w:t xml:space="preserve"> producing a strong pre-edge birefringence</w:t>
      </w:r>
      <w:r w:rsidR="009146E3">
        <w:t xml:space="preserve"> </w:t>
      </w:r>
      <w:r w:rsidR="00213FE6">
        <w:t>(</w:t>
      </w:r>
      <m:oMath>
        <m:r>
          <m:rPr>
            <m:sty m:val="p"/>
          </m:rPr>
          <w:rPr>
            <w:rFonts w:ascii="Cambria Math" w:hAnsi="Cambria Math"/>
          </w:rPr>
          <m:t>Δ</m:t>
        </m:r>
        <m:r>
          <w:rPr>
            <w:rFonts w:ascii="Cambria Math" w:hAnsi="Cambria Math"/>
          </w:rPr>
          <m:t>δ</m:t>
        </m:r>
      </m:oMath>
      <w:r w:rsidR="001B3DB6">
        <w:t>,</w:t>
      </w:r>
      <w:r w:rsidR="00213FE6">
        <w:t xml:space="preserve"> </w:t>
      </w:r>
      <w:r w:rsidR="009146E3" w:rsidRPr="00585B2D">
        <w:rPr>
          <w:b/>
          <w:bCs/>
        </w:rPr>
        <w:t>Fig. 1b</w:t>
      </w:r>
      <w:r w:rsidR="00F92924">
        <w:t>)</w:t>
      </w:r>
      <w:r w:rsidR="009146E3">
        <w:t xml:space="preserve">. We exploit this in two modes. </w:t>
      </w:r>
      <w:r w:rsidR="00BD2C8C">
        <w:t>First, high-density s</w:t>
      </w:r>
      <w:r w:rsidR="009146E3">
        <w:t xml:space="preserve">ampling </w:t>
      </w:r>
      <w:r w:rsidR="0087742A">
        <w:t xml:space="preserve">in energy </w:t>
      </w:r>
      <w:r w:rsidR="009146E3">
        <w:t>up to 283.7 eV</w:t>
      </w:r>
      <w:r w:rsidR="00BD2C8C">
        <w:t xml:space="preserve"> (just below the first absorption resonance)</w:t>
      </w:r>
      <w:r w:rsidR="009146E3">
        <w:t xml:space="preserve">, we trace the extinction of the </w:t>
      </w:r>
      <w:r w:rsidR="00D37824">
        <w:t xml:space="preserve">s-polarized critical angle </w:t>
      </w:r>
      <m:oMath>
        <m:sSubSup>
          <m:sSubSupPr>
            <m:ctrlPr>
              <w:rPr>
                <w:rFonts w:ascii="Cambria Math" w:hAnsi="Cambria Math"/>
                <w:i/>
              </w:rPr>
            </m:ctrlPr>
          </m:sSubSupPr>
          <m:e>
            <m:r>
              <w:rPr>
                <w:rFonts w:ascii="Cambria Math" w:hAnsi="Cambria Math"/>
              </w:rPr>
              <m:t>θ</m:t>
            </m:r>
          </m:e>
          <m:sub>
            <m:r>
              <w:rPr>
                <w:rFonts w:ascii="Cambria Math" w:hAnsi="Cambria Math"/>
              </w:rPr>
              <m:t>c</m:t>
            </m:r>
          </m:sub>
          <m:sup>
            <m:r>
              <w:rPr>
                <w:rFonts w:ascii="Cambria Math" w:hAnsi="Cambria Math"/>
              </w:rPr>
              <m:t>s</m:t>
            </m:r>
          </m:sup>
        </m:sSubSup>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δ</m:t>
                </m:r>
              </m:e>
              <m:sub>
                <m:r>
                  <w:rPr>
                    <w:rFonts w:ascii="Cambria Math" w:hAnsi="Cambria Math"/>
                  </w:rPr>
                  <m:t>xx</m:t>
                </m:r>
              </m:sub>
            </m:sSub>
          </m:e>
        </m:rad>
      </m:oMath>
      <w:r w:rsidR="00D37824">
        <w:t xml:space="preserve">, </w:t>
      </w:r>
      <w:r w:rsidR="00292EFC">
        <w:t xml:space="preserve">fixing the film averaged orientation at low dose. </w:t>
      </w:r>
      <w:r w:rsidR="00F34900">
        <w:t>Maximum</w:t>
      </w:r>
      <w:r w:rsidR="00292EFC">
        <w:t xml:space="preserve"> q-range reflectivity is then collected </w:t>
      </w:r>
      <w:r w:rsidR="000C7573">
        <w:t xml:space="preserve">at </w:t>
      </w:r>
      <w:r w:rsidR="00292EFC">
        <w:t xml:space="preserve">two bookending diagnostic energies, 250 eV where the ZnPc optics are isotropic, and </w:t>
      </w:r>
      <w:r w:rsidR="002F6717">
        <w:t>283.7 eV where dichroism is maximal at minimal absorption</w:t>
      </w:r>
      <w:r w:rsidR="00AA6313">
        <w:t xml:space="preserve">, </w:t>
      </w:r>
      <w:r w:rsidR="00041A15">
        <w:t>improving sensitivity to thin buried layers</w:t>
      </w:r>
      <w:r w:rsidR="00AA6313">
        <w:t xml:space="preserve"> and consistent with prior </w:t>
      </w:r>
      <w:r w:rsidR="00F34900">
        <w:t>work</w:t>
      </w:r>
      <w:r w:rsidR="00041A15">
        <w:t>.</w:t>
      </w:r>
      <w:r w:rsidR="00AA6313">
        <w:fldChar w:fldCharType="begin"/>
      </w:r>
      <w:r w:rsidR="003661AD">
        <w:instrText xml:space="preserve"> ADDIN ZOTERO_ITEM CSL_CITATION {"citationID":"IyIKxyL3","properties":{"unsorted":false,"formattedCitation":"\\uc0\\u160{}[21]","plainCitation":"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AA6313">
        <w:fldChar w:fldCharType="separate"/>
      </w:r>
      <w:r w:rsidR="003661AD" w:rsidRPr="003661AD">
        <w:rPr>
          <w:rFonts w:eastAsiaTheme="minorHAnsi"/>
          <w:kern w:val="0"/>
          <w:szCs w:val="24"/>
        </w:rPr>
        <w:t> [21]</w:t>
      </w:r>
      <w:r w:rsidR="00AA6313">
        <w:fldChar w:fldCharType="end"/>
      </w:r>
      <w:r w:rsidR="00041A15">
        <w:t xml:space="preserve"> Because these components are set by the primary </w:t>
      </w:r>
      <m:oMath>
        <m:sSup>
          <m:sSupPr>
            <m:ctrlPr>
              <w:rPr>
                <w:rFonts w:ascii="Cambria Math" w:hAnsi="Cambria Math"/>
                <w:i/>
              </w:rPr>
            </m:ctrlPr>
          </m:sSupPr>
          <m:e>
            <m:r>
              <w:rPr>
                <w:rFonts w:ascii="Cambria Math" w:hAnsi="Cambria Math"/>
              </w:rPr>
              <m:t>π</m:t>
            </m:r>
          </m:e>
          <m:sup>
            <m:r>
              <w:rPr>
                <w:rFonts w:ascii="Cambria Math" w:hAnsi="Cambria Math"/>
              </w:rPr>
              <m:t>*</m:t>
            </m:r>
          </m:sup>
        </m:sSup>
      </m:oMath>
      <w:r w:rsidR="00041A15">
        <w:t xml:space="preserve"> transitions common to any </w:t>
      </w:r>
      <m:oMath>
        <m:r>
          <w:rPr>
            <w:rFonts w:ascii="Cambria Math" w:hAnsi="Cambria Math"/>
          </w:rPr>
          <m:t>π</m:t>
        </m:r>
      </m:oMath>
      <w:r w:rsidR="00041A15">
        <w:t>-conjugated ring, the pre-edge reports the orientation of the conjugated framework rather than</w:t>
      </w:r>
      <w:r w:rsidR="00AA6313">
        <w:t xml:space="preserve"> chemical identity.</w:t>
      </w:r>
      <w:r w:rsidR="002D42B3">
        <w:t xml:space="preserve"> </w:t>
      </w:r>
      <w:r w:rsidR="004F3DAC">
        <w:t xml:space="preserve">Chemical specificity </w:t>
      </w:r>
      <w:r w:rsidR="002D42B3">
        <w:t xml:space="preserve">is provided though PXR measurements at the </w:t>
      </w:r>
      <w:r w:rsidR="004F3DAC">
        <w:t xml:space="preserve">fine structure resonances </w:t>
      </w:r>
      <w:r w:rsidR="00E529A0">
        <w:t xml:space="preserve">which </w:t>
      </w:r>
      <w:r w:rsidR="004F3DAC">
        <w:t>resolve all four inequivalent carbon environments of the macrocycle</w:t>
      </w:r>
      <w:r w:rsidR="00FE58A5">
        <w:t xml:space="preserve"> (labeled </w:t>
      </w:r>
      <w:r w:rsidR="00BC61E9">
        <w:t xml:space="preserve">in </w:t>
      </w:r>
      <w:r w:rsidR="00BC61E9" w:rsidRPr="00585B2D">
        <w:rPr>
          <w:b/>
          <w:bCs/>
        </w:rPr>
        <w:t>Fig. 1</w:t>
      </w:r>
      <w:r w:rsidR="00BC61E9">
        <w:t xml:space="preserve"> schematic)</w:t>
      </w:r>
      <w:r w:rsidR="005D30A8">
        <w:t>.</w:t>
      </w:r>
    </w:p>
    <w:p w14:paraId="3781C254" w14:textId="2CF2BD26" w:rsidR="003A2CFE" w:rsidRDefault="00BC6242" w:rsidP="00E94949">
      <w:pPr>
        <w:pStyle w:val="MainText"/>
      </w:pPr>
      <w:r>
        <w:t xml:space="preserve">We analyze the </w:t>
      </w:r>
      <w:r w:rsidR="008F5CF0">
        <w:t xml:space="preserve">PXR data across these energies </w:t>
      </w:r>
      <w:r w:rsidR="00A42517">
        <w:t xml:space="preserve">via </w:t>
      </w:r>
      <w:r w:rsidR="007E49EA">
        <w:t xml:space="preserve">forward </w:t>
      </w:r>
      <w:r w:rsidR="008F5CF0">
        <w:t>simulat</w:t>
      </w:r>
      <w:r w:rsidR="00A42517">
        <w:t xml:space="preserve">ion </w:t>
      </w:r>
      <w:r w:rsidR="00CB351A">
        <w:t xml:space="preserve">where </w:t>
      </w:r>
      <w:r w:rsidR="00D22FDE">
        <w:t xml:space="preserve">the </w:t>
      </w:r>
      <w:r w:rsidR="004A2834">
        <w:t xml:space="preserve">film </w:t>
      </w:r>
      <w:r w:rsidR="00976993">
        <w:t>is modeled in</w:t>
      </w:r>
      <w:r w:rsidR="00D428AC">
        <w:t xml:space="preserve"> not one but</w:t>
      </w:r>
      <w:r w:rsidR="00976993">
        <w:t xml:space="preserve"> a three-slab structure</w:t>
      </w:r>
      <w:r w:rsidR="00ED4231">
        <w:t>,</w:t>
      </w:r>
      <w:r w:rsidR="002D03F4">
        <w:t xml:space="preserve"> each with a thickness </w:t>
      </w:r>
      <m:oMath>
        <m:r>
          <w:rPr>
            <w:rFonts w:ascii="Cambria Math" w:hAnsi="Cambria Math"/>
          </w:rPr>
          <m:t>t</m:t>
        </m:r>
      </m:oMath>
      <w:r w:rsidR="002D03F4">
        <w:t xml:space="preserve"> and roughness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2D03F4">
        <w:t>,</w:t>
      </w:r>
      <w:r w:rsidR="00ED4231">
        <w:t xml:space="preserve"> outlined in </w:t>
      </w:r>
      <w:r w:rsidR="00ED4231" w:rsidRPr="00585B2D">
        <w:rPr>
          <w:b/>
          <w:bCs/>
        </w:rPr>
        <w:t>Fig. 2a</w:t>
      </w:r>
      <w:r w:rsidR="00976993">
        <w:t>.</w:t>
      </w:r>
      <w:r w:rsidR="00ED4231">
        <w:t xml:space="preserve"> </w:t>
      </w:r>
      <w:r w:rsidR="00BA729E">
        <w:t xml:space="preserve">Three slabs are required </w:t>
      </w:r>
      <w:r w:rsidR="009B7529">
        <w:t xml:space="preserve">for a good fit </w:t>
      </w:r>
      <w:r w:rsidR="00BA729E">
        <w:t xml:space="preserve">instead of one </w:t>
      </w:r>
      <w:r w:rsidR="009B7529">
        <w:t>to capture the physics occurring at the surface, bulk and buried interface</w:t>
      </w:r>
      <w:r w:rsidR="003642E4">
        <w:t xml:space="preserve"> </w:t>
      </w:r>
      <w:r w:rsidR="001326E6">
        <w:t xml:space="preserve">of the film </w:t>
      </w:r>
      <w:r w:rsidR="00C5793E">
        <w:t xml:space="preserve">similar to </w:t>
      </w:r>
      <w:r w:rsidR="001326E6">
        <w:t xml:space="preserve">most </w:t>
      </w:r>
      <w:r w:rsidR="00EF78D9">
        <w:t>PXR</w:t>
      </w:r>
      <w:r w:rsidR="001326E6">
        <w:t xml:space="preserve"> analyses</w:t>
      </w:r>
      <w:r w:rsidR="006B1616">
        <w:t>.</w:t>
      </w:r>
      <w:r w:rsidR="006B1616">
        <w:fldChar w:fldCharType="begin"/>
      </w:r>
      <w:r w:rsidR="003661AD">
        <w:instrText xml:space="preserve"> ADDIN ZOTERO_ITEM CSL_CITATION {"citationID":"j8GJBmBQ","properties":{"unsorted":false,"formattedCitation":"\\uc0\\u160{}[17,21]","plainCitation":" [17,21]","noteIndex":0},"citationItems":[{"id":586,"uris":["http://zotero.org/groups/4874203/items/CHS4ZMMG"],"itemData":{"id":586,"type":"article-journal","abstract":"The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6B1616">
        <w:fldChar w:fldCharType="separate"/>
      </w:r>
      <w:r w:rsidR="003661AD" w:rsidRPr="003661AD">
        <w:rPr>
          <w:rFonts w:eastAsiaTheme="minorHAnsi"/>
          <w:kern w:val="0"/>
          <w:szCs w:val="24"/>
        </w:rPr>
        <w:t> [17,21]</w:t>
      </w:r>
      <w:r w:rsidR="006B1616">
        <w:fldChar w:fldCharType="end"/>
      </w:r>
      <w:r w:rsidR="006B1616">
        <w:t xml:space="preserve"> </w:t>
      </w:r>
      <w:r w:rsidR="00B543F6">
        <w:t xml:space="preserve">We then apply </w:t>
      </w:r>
      <w:r>
        <w:t xml:space="preserve">two </w:t>
      </w:r>
      <w:r w:rsidR="003256D7">
        <w:t xml:space="preserve">optical </w:t>
      </w:r>
      <w:r w:rsidR="00C77EA2">
        <w:t>models</w:t>
      </w:r>
      <w:r w:rsidR="000B0632">
        <w:t xml:space="preserve"> of the </w:t>
      </w:r>
      <w:r w:rsidR="00B543F6">
        <w:t>slabs</w:t>
      </w:r>
      <w:r w:rsidR="000B0632">
        <w:t xml:space="preserve"> to </w:t>
      </w:r>
      <w:r w:rsidR="00D66D38">
        <w:t xml:space="preserve">contrast the ML-DFT optical model with that </w:t>
      </w:r>
      <w:r w:rsidR="003D2582">
        <w:t xml:space="preserve">of </w:t>
      </w:r>
      <w:r w:rsidR="00D76FCE">
        <w:t xml:space="preserve">the </w:t>
      </w:r>
      <w:r w:rsidR="003D2582">
        <w:t>traditional analys</w:t>
      </w:r>
      <w:r w:rsidR="000F7EF0">
        <w:t>i</w:t>
      </w:r>
      <w:r w:rsidR="003D2582">
        <w:t>s</w:t>
      </w:r>
      <w:r w:rsidR="00C77EA2">
        <w:t>.</w:t>
      </w:r>
      <w:r w:rsidR="00324819">
        <w:t xml:space="preserve"> The traditional approach</w:t>
      </w:r>
      <w:r w:rsidR="00121DDC">
        <w:t>, designated the Free model,</w:t>
      </w:r>
      <w:r w:rsidR="00324819">
        <w:t xml:space="preserve"> fits four uniaxial tensor components per energy per slab</w:t>
      </w:r>
      <w:r w:rsidR="00AE2264">
        <w:t xml:space="preserve"> (</w:t>
      </w:r>
      <w:r w:rsidR="00AE2264" w:rsidRPr="00585B2D">
        <w:rPr>
          <w:b/>
          <w:bCs/>
        </w:rPr>
        <w:t>Fig 2a</w:t>
      </w:r>
      <w:r w:rsidR="00AE2264">
        <w:t>)</w:t>
      </w:r>
      <w:r w:rsidR="003E06E8">
        <w:t xml:space="preserve"> with </w:t>
      </w:r>
      <w:r w:rsidR="00F57941">
        <w:rPr>
          <w:noProof/>
        </w:rPr>
        <w:lastRenderedPageBreak/>
        <w:drawing>
          <wp:anchor distT="0" distB="0" distL="114300" distR="114300" simplePos="0" relativeHeight="251656192" behindDoc="0" locked="0" layoutInCell="1" allowOverlap="1" wp14:anchorId="53FF79E6" wp14:editId="5B879A04">
            <wp:simplePos x="0" y="0"/>
            <wp:positionH relativeFrom="column">
              <wp:posOffset>-25400</wp:posOffset>
            </wp:positionH>
            <wp:positionV relativeFrom="paragraph">
              <wp:posOffset>15875</wp:posOffset>
            </wp:positionV>
            <wp:extent cx="6856730" cy="4558030"/>
            <wp:effectExtent l="0" t="0" r="1270" b="1270"/>
            <wp:wrapSquare wrapText="bothSides"/>
            <wp:docPr id="542767180" name="Picture 3">
              <a:extLst xmlns:a="http://schemas.openxmlformats.org/drawingml/2006/main">
                <a:ext uri="{FF2B5EF4-FFF2-40B4-BE49-F238E27FC236}">
                  <a16:creationId xmlns:a16="http://schemas.microsoft.com/office/drawing/2014/main" id="{8F9ED016-0582-83F4-80A2-ED555ED3B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7180" name="Picture 3">
                      <a:extLst>
                        <a:ext uri="{FF2B5EF4-FFF2-40B4-BE49-F238E27FC236}">
                          <a16:creationId xmlns:a16="http://schemas.microsoft.com/office/drawing/2014/main" id="{8F9ED016-0582-83F4-80A2-ED555ED3BD3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6730" cy="4558030"/>
                    </a:xfrm>
                    <a:prstGeom prst="rect">
                      <a:avLst/>
                    </a:prstGeom>
                  </pic:spPr>
                </pic:pic>
              </a:graphicData>
            </a:graphic>
            <wp14:sizeRelV relativeFrom="margin">
              <wp14:pctHeight>0</wp14:pctHeight>
            </wp14:sizeRelV>
          </wp:anchor>
        </w:drawing>
      </w:r>
      <w:r w:rsidR="00F57941">
        <w:rPr>
          <w:noProof/>
        </w:rPr>
        <mc:AlternateContent>
          <mc:Choice Requires="wps">
            <w:drawing>
              <wp:anchor distT="0" distB="0" distL="114300" distR="114300" simplePos="0" relativeHeight="251657216" behindDoc="0" locked="0" layoutInCell="1" allowOverlap="1" wp14:anchorId="0ACBF87E" wp14:editId="7C2C7480">
                <wp:simplePos x="0" y="0"/>
                <wp:positionH relativeFrom="column">
                  <wp:posOffset>-24809</wp:posOffset>
                </wp:positionH>
                <wp:positionV relativeFrom="paragraph">
                  <wp:posOffset>4539685</wp:posOffset>
                </wp:positionV>
                <wp:extent cx="6857007" cy="859790"/>
                <wp:effectExtent l="0" t="0" r="1270" b="3810"/>
                <wp:wrapSquare wrapText="bothSides"/>
                <wp:docPr id="2115555428" name="Text Box 1"/>
                <wp:cNvGraphicFramePr/>
                <a:graphic xmlns:a="http://schemas.openxmlformats.org/drawingml/2006/main">
                  <a:graphicData uri="http://schemas.microsoft.com/office/word/2010/wordprocessingShape">
                    <wps:wsp>
                      <wps:cNvSpPr txBox="1"/>
                      <wps:spPr>
                        <a:xfrm>
                          <a:off x="0" y="0"/>
                          <a:ext cx="6857007" cy="859790"/>
                        </a:xfrm>
                        <a:prstGeom prst="rect">
                          <a:avLst/>
                        </a:prstGeom>
                        <a:solidFill>
                          <a:prstClr val="white"/>
                        </a:solidFill>
                        <a:ln>
                          <a:noFill/>
                        </a:ln>
                      </wps:spPr>
                      <wps:txbx>
                        <w:txbxContent>
                          <w:p w14:paraId="6A20D5C8" w14:textId="5A409E08" w:rsidR="00223370" w:rsidRPr="009B1A52" w:rsidRDefault="00223370" w:rsidP="004C72A5">
                            <w:pPr>
                              <w:pStyle w:val="Caption"/>
                              <w:ind w:firstLine="0"/>
                            </w:pPr>
                            <w:r>
                              <w:t xml:space="preserve">FIG. </w:t>
                            </w:r>
                            <w:r>
                              <w:fldChar w:fldCharType="begin"/>
                            </w:r>
                            <w:r>
                              <w:instrText xml:space="preserve"> SEQ Figure \* ARABIC </w:instrText>
                            </w:r>
                            <w:r>
                              <w:fldChar w:fldCharType="separate"/>
                            </w:r>
                            <w:r w:rsidR="00B72D2E">
                              <w:rPr>
                                <w:noProof/>
                              </w:rPr>
                              <w:t>2</w:t>
                            </w:r>
                            <w:r>
                              <w:fldChar w:fldCharType="end"/>
                            </w:r>
                            <w:r>
                              <w:t>. PXR for each energy measured in this study compared between Free tensor (solid) and DFT (dashed) optical models</w:t>
                            </w:r>
                            <w:r w:rsidRPr="00CE3CAB">
                              <w:t>.</w:t>
                            </w:r>
                            <w:r>
                              <w:t xml:space="preserve"> </w:t>
                            </w:r>
                            <w:r w:rsidRPr="002E6FD0">
                              <w:rPr>
                                <w:b/>
                                <w:bCs/>
                              </w:rPr>
                              <w:t>(a)</w:t>
                            </w:r>
                            <w:r w:rsidRPr="00CE3CAB">
                              <w:t xml:space="preserve"> </w:t>
                            </w:r>
                            <w:r>
                              <w:t xml:space="preserve">Three-layer slab structure diagram (Surface, Bulk, Interface) and optical model diagram comparison between the DFT locked model, and Free tensor model. </w:t>
                            </w:r>
                            <w:r w:rsidRPr="00A814F7">
                              <w:rPr>
                                <w:b/>
                                <w:bCs/>
                              </w:rPr>
                              <w:t>(b-d)</w:t>
                            </w:r>
                            <w:r>
                              <w:t xml:space="preserve"> Vertically offset waterfall plots comparing models (traces) with data s-pol (circle/darker) and p-pol (triangle/lighter hue) for each energy domain: </w:t>
                            </w:r>
                            <w:r>
                              <w:rPr>
                                <w:b/>
                                <w:bCs/>
                              </w:rPr>
                              <w:t>(b)</w:t>
                            </w:r>
                            <w:r>
                              <w:t xml:space="preserve"> diagnostic energies, </w:t>
                            </w:r>
                            <w:r>
                              <w:rPr>
                                <w:b/>
                                <w:bCs/>
                              </w:rPr>
                              <w:t>(c)</w:t>
                            </w:r>
                            <w:r>
                              <w:t xml:space="preserve"> pre-edge, </w:t>
                            </w:r>
                            <m:oMath>
                              <m:r>
                                <w:rPr>
                                  <w:rFonts w:ascii="Cambria Math" w:hAnsi="Cambria Math"/>
                                </w:rPr>
                                <m:t>δ</m:t>
                              </m:r>
                            </m:oMath>
                            <w:r>
                              <w:t xml:space="preserve">-crossing, </w:t>
                            </w:r>
                            <w:r>
                              <w:rPr>
                                <w:b/>
                                <w:bCs/>
                              </w:rPr>
                              <w:t>(d)</w:t>
                            </w:r>
                            <w:r>
                              <w:t xml:space="preserve"> post-edge, resonant. Traced in </w:t>
                            </w:r>
                            <w:r>
                              <w:rPr>
                                <w:b/>
                                <w:bCs/>
                              </w:rPr>
                              <w:t>(c)</w:t>
                            </w:r>
                            <w:r>
                              <w:t xml:space="preserve"> is the critical angle for each s-and-p-pol across the pre-edge energies.</w:t>
                            </w:r>
                            <w:ins w:id="27" w:author="Heilman, Harlan Duvall" w:date="2026-08-30T13:50:00Z" w16du:dateUtc="2026-08-30T20:50:00Z">
                              <w:r w:rsidR="0065509F">
                                <w:t xml:space="preserve"> (</w:t>
                              </w:r>
                              <w:r w:rsidR="0065509F" w:rsidRPr="00EC12D8">
                                <w:rPr>
                                  <w:highlight w:val="cyan"/>
                                  <w:rPrChange w:id="28" w:author="Heilman, Harlan Duvall" w:date="2026-08-30T13:53:00Z" w16du:dateUtc="2026-08-30T20:53:00Z">
                                    <w:rPr/>
                                  </w:rPrChange>
                                </w:rPr>
                                <w:t>ref Si sec. 3, data collection + analysis</w:t>
                              </w:r>
                              <w:r w:rsidR="0065509F">
                                <w: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CBF87E" id="_x0000_t202" coordsize="21600,21600" o:spt="202" path="m,l,21600r21600,l21600,xe">
                <v:stroke joinstyle="miter"/>
                <v:path gradientshapeok="t" o:connecttype="rect"/>
              </v:shapetype>
              <v:shape id="Text Box 1" o:spid="_x0000_s1026" type="#_x0000_t202" style="position:absolute;left:0;text-align:left;margin-left:-1.95pt;margin-top:357.45pt;width:539.9pt;height:67.7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" stroked="f">
                <v:textbox style="mso-fit-shape-to-text:t" inset="0,0,0,0">
                  <w:txbxContent>
                    <w:p w14:paraId="6A20D5C8" w14:textId="5A409E08" w:rsidR="00223370" w:rsidRPr="009B1A52" w:rsidRDefault="00223370" w:rsidP="004C72A5">
                      <w:pPr>
                        <w:pStyle w:val="Caption"/>
                        <w:ind w:firstLine="0"/>
                      </w:pPr>
                      <w:r>
                        <w:t xml:space="preserve">FIG. </w:t>
                      </w:r>
                      <w:r>
                        <w:fldChar w:fldCharType="begin"/>
                      </w:r>
                      <w:r>
                        <w:instrText xml:space="preserve"> SEQ Figure \* ARABIC </w:instrText>
                      </w:r>
                      <w:r>
                        <w:fldChar w:fldCharType="separate"/>
                      </w:r>
                      <w:r w:rsidR="00B72D2E">
                        <w:rPr>
                          <w:noProof/>
                        </w:rPr>
                        <w:t>2</w:t>
                      </w:r>
                      <w:r>
                        <w:fldChar w:fldCharType="end"/>
                      </w:r>
                      <w:r>
                        <w:t>. PXR for each energy measured in this study compared between Free tensor (solid) and DFT (dashed) optical models</w:t>
                      </w:r>
                      <w:r w:rsidRPr="00CE3CAB">
                        <w:t>.</w:t>
                      </w:r>
                      <w:r>
                        <w:t xml:space="preserve"> </w:t>
                      </w:r>
                      <w:r w:rsidRPr="002E6FD0">
                        <w:rPr>
                          <w:b/>
                          <w:bCs/>
                        </w:rPr>
                        <w:t>(a)</w:t>
                      </w:r>
                      <w:r w:rsidRPr="00CE3CAB">
                        <w:t xml:space="preserve"> </w:t>
                      </w:r>
                      <w:r>
                        <w:t xml:space="preserve">Three-layer slab structure diagram (Surface, Bulk, Interface) and optical model diagram comparison between the DFT locked model, and Free tensor model. </w:t>
                      </w:r>
                      <w:r w:rsidRPr="00A814F7">
                        <w:rPr>
                          <w:b/>
                          <w:bCs/>
                        </w:rPr>
                        <w:t>(b-d)</w:t>
                      </w:r>
                      <w:r>
                        <w:t xml:space="preserve"> Vertically offset waterfall plots comparing models (traces) with data s-pol (circle/darker) and p-pol (triangle/lighter hue) for each energy domain: </w:t>
                      </w:r>
                      <w:r>
                        <w:rPr>
                          <w:b/>
                          <w:bCs/>
                        </w:rPr>
                        <w:t>(b)</w:t>
                      </w:r>
                      <w:r>
                        <w:t xml:space="preserve"> diagnostic energies, </w:t>
                      </w:r>
                      <w:r>
                        <w:rPr>
                          <w:b/>
                          <w:bCs/>
                        </w:rPr>
                        <w:t>(c)</w:t>
                      </w:r>
                      <w:r>
                        <w:t xml:space="preserve"> pre-edge, </w:t>
                      </w:r>
                      <m:oMath>
                        <m:r>
                          <w:rPr>
                            <w:rFonts w:ascii="Cambria Math" w:hAnsi="Cambria Math"/>
                          </w:rPr>
                          <m:t>δ</m:t>
                        </m:r>
                      </m:oMath>
                      <w:r>
                        <w:t xml:space="preserve">-crossing, </w:t>
                      </w:r>
                      <w:r>
                        <w:rPr>
                          <w:b/>
                          <w:bCs/>
                        </w:rPr>
                        <w:t>(d)</w:t>
                      </w:r>
                      <w:r>
                        <w:t xml:space="preserve"> post-edge, resonant. Traced in </w:t>
                      </w:r>
                      <w:r>
                        <w:rPr>
                          <w:b/>
                          <w:bCs/>
                        </w:rPr>
                        <w:t>(c)</w:t>
                      </w:r>
                      <w:r>
                        <w:t xml:space="preserve"> is the critical angle for each s-and-p-pol across the pre-edge energies.</w:t>
                      </w:r>
                      <w:ins w:id="29" w:author="Heilman, Harlan Duvall" w:date="2026-08-30T13:50:00Z" w16du:dateUtc="2026-08-30T20:50:00Z">
                        <w:r w:rsidR="0065509F">
                          <w:t xml:space="preserve"> (</w:t>
                        </w:r>
                        <w:r w:rsidR="0065509F" w:rsidRPr="00EC12D8">
                          <w:rPr>
                            <w:highlight w:val="cyan"/>
                            <w:rPrChange w:id="30" w:author="Heilman, Harlan Duvall" w:date="2026-08-30T13:53:00Z" w16du:dateUtc="2026-08-30T20:53:00Z">
                              <w:rPr/>
                            </w:rPrChange>
                          </w:rPr>
                          <w:t>ref Si sec. 3, data collection + analysis</w:t>
                        </w:r>
                        <w:r w:rsidR="0065509F">
                          <w:t>)</w:t>
                        </w:r>
                      </w:ins>
                    </w:p>
                  </w:txbxContent>
                </v:textbox>
                <w10:wrap type="square"/>
              </v:shape>
            </w:pict>
          </mc:Fallback>
        </mc:AlternateContent>
      </w:r>
      <w:r w:rsidR="00333E70">
        <w:t>252 parameters across the 21 measured energies</w:t>
      </w:r>
      <w:r w:rsidR="001A2D48">
        <w:t xml:space="preserve">. A secondary analysis </w:t>
      </w:r>
      <w:r w:rsidR="002F1A36">
        <w:t xml:space="preserve">of varying types must be </w:t>
      </w:r>
      <w:r w:rsidR="00902891">
        <w:t>developed</w:t>
      </w:r>
      <w:r w:rsidR="002F1A36">
        <w:t xml:space="preserve"> to determine chemical nature, orientation, and density from these parameters.</w:t>
      </w:r>
      <w:r w:rsidR="00CD1500">
        <w:t xml:space="preserve"> In contrast to this, the ML-DFT model </w:t>
      </w:r>
      <w:r w:rsidR="00702DC7">
        <w:t>uses the energy and polarization-dependent optical tensor</w:t>
      </w:r>
      <w:r w:rsidR="009C7A79">
        <w:t xml:space="preserve"> from Fig. 1</w:t>
      </w:r>
      <w:r w:rsidR="001E1D47">
        <w:t xml:space="preserve"> (derived in </w:t>
      </w:r>
      <w:r w:rsidR="001E1D47" w:rsidRPr="00071502">
        <w:rPr>
          <w:b/>
          <w:bCs/>
        </w:rPr>
        <w:t>Apx. A</w:t>
      </w:r>
      <w:r w:rsidR="001E1D47">
        <w:t>)</w:t>
      </w:r>
      <w:r w:rsidR="00E94949">
        <w:t xml:space="preserve"> to</w:t>
      </w:r>
      <w:r w:rsidR="00702DC7">
        <w:t xml:space="preserve"> </w:t>
      </w:r>
      <w:r w:rsidR="00C545D0">
        <w:t xml:space="preserve">directly parameterize density </w:t>
      </w:r>
      <m:oMath>
        <m:r>
          <w:rPr>
            <w:rFonts w:ascii="Cambria Math" w:hAnsi="Cambria Math"/>
          </w:rPr>
          <m:t>ρ</m:t>
        </m:r>
      </m:oMath>
      <w:r w:rsidR="00C545D0">
        <w:t xml:space="preserve"> and molecular t</w:t>
      </w:r>
      <w:r w:rsidR="00642934">
        <w:t xml:space="preserve">ilt angle </w:t>
      </w:r>
      <m:oMath>
        <m:r>
          <w:rPr>
            <w:rFonts w:ascii="Cambria Math" w:hAnsi="Cambria Math"/>
          </w:rPr>
          <m:t>γ</m:t>
        </m:r>
      </m:oMath>
      <w:r w:rsidR="00702DC7">
        <w:t xml:space="preserve"> – only two parameters</w:t>
      </w:r>
      <w:r w:rsidR="009C7A79">
        <w:t xml:space="preserve"> total</w:t>
      </w:r>
      <w:r w:rsidR="00702DC7">
        <w:t xml:space="preserve"> per layer</w:t>
      </w:r>
      <w:r w:rsidR="0060455A">
        <w:t>.</w:t>
      </w:r>
      <w:r w:rsidR="00634362">
        <w:t xml:space="preserve"> </w:t>
      </w:r>
      <w:r w:rsidR="005F0F81">
        <w:t xml:space="preserve">An assumption of this </w:t>
      </w:r>
      <w:r w:rsidR="00CC09C4">
        <w:t xml:space="preserve">approach is that chemical differences will manifest as </w:t>
      </w:r>
      <w:r w:rsidR="003F10DA">
        <w:t xml:space="preserve">poor fits to PXR data at the key energies that </w:t>
      </w:r>
      <w:r w:rsidR="00200190">
        <w:t>describe the molecule’s resonance structure above the absorption edge</w:t>
      </w:r>
      <w:r w:rsidR="009A5539">
        <w:t xml:space="preserve">, in this case, data in </w:t>
      </w:r>
      <w:r w:rsidR="009A5539" w:rsidRPr="00585B2D">
        <w:rPr>
          <w:b/>
          <w:bCs/>
        </w:rPr>
        <w:t>Fig</w:t>
      </w:r>
      <w:r w:rsidR="00A93884" w:rsidRPr="00585B2D">
        <w:rPr>
          <w:b/>
          <w:bCs/>
        </w:rPr>
        <w:t>.</w:t>
      </w:r>
      <w:r w:rsidR="009A5539" w:rsidRPr="00585B2D">
        <w:rPr>
          <w:b/>
          <w:bCs/>
        </w:rPr>
        <w:t xml:space="preserve"> 2d</w:t>
      </w:r>
      <w:r w:rsidR="00200190">
        <w:t>.</w:t>
      </w:r>
    </w:p>
    <w:p w14:paraId="0E96CFB2" w14:textId="5FCD84AF" w:rsidR="004A3DFD" w:rsidRDefault="004A3DFD" w:rsidP="007F57E9">
      <w:pPr>
        <w:pStyle w:val="MainText"/>
      </w:pPr>
      <w:r>
        <w:t xml:space="preserve">Fit quality between the two models differs by energy regime. </w:t>
      </w:r>
      <w:r w:rsidR="00C72528">
        <w:t xml:space="preserve">Across the </w:t>
      </w:r>
      <w:r w:rsidR="00876EC1">
        <w:t>pre-edge</w:t>
      </w:r>
      <w:r w:rsidR="0013044D">
        <w:t xml:space="preserve"> and resonance</w:t>
      </w:r>
      <w:r w:rsidR="00C72528">
        <w:t xml:space="preserve"> </w:t>
      </w:r>
      <w:r w:rsidR="00876EC1">
        <w:t>series</w:t>
      </w:r>
      <w:r w:rsidR="00C72528">
        <w:t xml:space="preserve"> of </w:t>
      </w:r>
      <w:r w:rsidR="00C72528" w:rsidRPr="00585B2D">
        <w:rPr>
          <w:b/>
          <w:bCs/>
        </w:rPr>
        <w:t>Fig 2 c</w:t>
      </w:r>
      <w:r w:rsidR="00876EC1" w:rsidRPr="00585B2D">
        <w:rPr>
          <w:b/>
          <w:bCs/>
        </w:rPr>
        <w:t xml:space="preserve"> &amp; </w:t>
      </w:r>
      <w:r w:rsidR="0013044D" w:rsidRPr="00585B2D">
        <w:rPr>
          <w:b/>
          <w:bCs/>
        </w:rPr>
        <w:t>d</w:t>
      </w:r>
      <w:r w:rsidR="00C72528">
        <w:t xml:space="preserve">, the DFT model tracks the data </w:t>
      </w:r>
      <w:r w:rsidR="00392938">
        <w:t>with similar or better residuals from the free tensor model</w:t>
      </w:r>
      <w:r w:rsidR="002111A5">
        <w:t>.</w:t>
      </w:r>
      <w:r w:rsidR="00392938">
        <w:t xml:space="preserve"> </w:t>
      </w:r>
      <w:r w:rsidR="00F53076">
        <w:t xml:space="preserve">The critical angles traced </w:t>
      </w:r>
      <w:r w:rsidR="00471B90">
        <w:t xml:space="preserve">in </w:t>
      </w:r>
      <w:r w:rsidR="00471B90" w:rsidRPr="00585B2D">
        <w:rPr>
          <w:b/>
          <w:bCs/>
        </w:rPr>
        <w:t>Fig 2c</w:t>
      </w:r>
      <w:r w:rsidR="00F53076">
        <w:t xml:space="preserve">, </w:t>
      </w:r>
      <w:r w:rsidR="000D3579">
        <w:t>vertical black traces</w:t>
      </w:r>
      <w:r w:rsidR="00F53076">
        <w:t>, h</w:t>
      </w:r>
      <w:r w:rsidR="00B65D4C">
        <w:t>ighlight the underlying birefringence</w:t>
      </w:r>
      <w:r w:rsidR="00BA2383">
        <w:t xml:space="preserve"> resolved in this regime</w:t>
      </w:r>
      <w:r w:rsidR="00B65D4C">
        <w:t>. The s-polarized edge extinguishes between the 282.7 and 282.9 eV reflectivity profiles</w:t>
      </w:r>
      <w:r w:rsidR="00DF071B">
        <w:t xml:space="preserve"> indicating that </w:t>
      </w:r>
      <m:oMath>
        <m:sSub>
          <m:sSubPr>
            <m:ctrlPr>
              <w:rPr>
                <w:rFonts w:ascii="Cambria Math" w:hAnsi="Cambria Math"/>
                <w:i/>
              </w:rPr>
            </m:ctrlPr>
          </m:sSubPr>
          <m:e>
            <m:r>
              <w:rPr>
                <w:rFonts w:ascii="Cambria Math" w:hAnsi="Cambria Math"/>
              </w:rPr>
              <m:t>δ</m:t>
            </m:r>
          </m:e>
          <m:sub>
            <m:r>
              <w:rPr>
                <w:rFonts w:ascii="Cambria Math" w:hAnsi="Cambria Math"/>
              </w:rPr>
              <m:t>xx</m:t>
            </m:r>
          </m:sub>
        </m:sSub>
      </m:oMath>
      <w:r w:rsidR="00DF071B">
        <w:t xml:space="preserve"> crosses zero while the p-polarized edge </w:t>
      </w:r>
      <w:r w:rsidR="00D070A5">
        <w:t>persists</w:t>
      </w:r>
      <w:r w:rsidR="00DF071B">
        <w:t xml:space="preserve"> across the full series</w:t>
      </w:r>
      <w:r w:rsidR="000244C4">
        <w:t xml:space="preserve">, and ordering requires a polar tilt angle above the magic angle </w:t>
      </w:r>
      <m:oMath>
        <m:r>
          <w:rPr>
            <w:rFonts w:ascii="Cambria Math" w:hAnsi="Cambria Math"/>
          </w:rPr>
          <m:t>γ&gt;</m:t>
        </m:r>
        <m:sSup>
          <m:sSupPr>
            <m:ctrlPr>
              <w:rPr>
                <w:rFonts w:ascii="Cambria Math" w:hAnsi="Cambria Math"/>
                <w:i/>
              </w:rPr>
            </m:ctrlPr>
          </m:sSupPr>
          <m:e>
            <m:r>
              <w:rPr>
                <w:rFonts w:ascii="Cambria Math" w:hAnsi="Cambria Math"/>
              </w:rPr>
              <m:t>54.7</m:t>
            </m:r>
          </m:e>
          <m:sup>
            <m:r>
              <w:rPr>
                <w:rFonts w:ascii="Cambria Math" w:hAnsi="Cambria Math"/>
              </w:rPr>
              <m:t>∘</m:t>
            </m:r>
          </m:sup>
        </m:sSup>
      </m:oMath>
      <w:r w:rsidR="000244C4">
        <w:t>.</w:t>
      </w:r>
      <w:r w:rsidR="00892DE1">
        <w:t xml:space="preserve"> </w:t>
      </w:r>
      <w:r w:rsidR="008C7B47">
        <w:t xml:space="preserve"> </w:t>
      </w:r>
      <w:r w:rsidR="004C21E6">
        <w:t xml:space="preserve">Of importance, the DFT model </w:t>
      </w:r>
      <w:r w:rsidR="00725BF3">
        <w:t xml:space="preserve">in the </w:t>
      </w:r>
      <w:commentRangeStart w:id="31"/>
      <w:r w:rsidR="00725BF3">
        <w:t xml:space="preserve">molecule’s resonance </w:t>
      </w:r>
      <w:r w:rsidR="004E4F95">
        <w:t>series</w:t>
      </w:r>
      <w:r w:rsidR="00725BF3">
        <w:t xml:space="preserve"> (</w:t>
      </w:r>
      <w:r w:rsidR="00725BF3" w:rsidRPr="00585B2D">
        <w:rPr>
          <w:b/>
          <w:bCs/>
        </w:rPr>
        <w:t>Fig 2d</w:t>
      </w:r>
      <w:r w:rsidR="00725BF3">
        <w:t xml:space="preserve">), </w:t>
      </w:r>
      <w:r w:rsidR="00F55792">
        <w:t xml:space="preserve">fits </w:t>
      </w:r>
      <w:r w:rsidR="00524087">
        <w:t>equal or better than the Free model</w:t>
      </w:r>
      <w:commentRangeEnd w:id="31"/>
      <w:r w:rsidR="008370C5">
        <w:rPr>
          <w:rStyle w:val="CommentReference"/>
          <w:sz w:val="20"/>
          <w:szCs w:val="20"/>
        </w:rPr>
        <w:commentReference w:id="31"/>
      </w:r>
      <w:r w:rsidR="00213289">
        <w:t xml:space="preserve"> with a </w:t>
      </w:r>
      <w:r w:rsidR="004D07FE">
        <w:t>median</w:t>
      </w:r>
      <w:r w:rsidR="00213289">
        <w:t xml:space="preserve"> model-data deviation of 1</w:t>
      </w:r>
      <w:r w:rsidR="00374E89">
        <w:t>.</w:t>
      </w:r>
      <w:r w:rsidR="004D07FE">
        <w:t>7</w:t>
      </w:r>
      <m:oMath>
        <m:r>
          <w:rPr>
            <w:rFonts w:ascii="Cambria Math" w:hAnsi="Cambria Math"/>
          </w:rPr>
          <m:t>σ</m:t>
        </m:r>
      </m:oMath>
      <w:r w:rsidR="004D07FE">
        <w:t xml:space="preserve"> vs</w:t>
      </w:r>
      <w:r w:rsidR="004C4F0C">
        <w:t xml:space="preserve"> 2.2</w:t>
      </w:r>
      <m:oMath>
        <m:r>
          <w:rPr>
            <w:rFonts w:ascii="Cambria Math" w:hAnsi="Cambria Math"/>
          </w:rPr>
          <m:t>σ</m:t>
        </m:r>
      </m:oMath>
      <w:r w:rsidR="004C4F0C">
        <w:t>.</w:t>
      </w:r>
      <w:r w:rsidR="00374E89">
        <w:t xml:space="preserve"> For example, the minima </w:t>
      </w:r>
      <w:r w:rsidR="00C240AB">
        <w:t xml:space="preserve">at </w:t>
      </w:r>
      <m:oMath>
        <m:r>
          <w:rPr>
            <w:rFonts w:ascii="Cambria Math" w:hAnsi="Cambria Math"/>
          </w:rPr>
          <m:t>Q~4/Å</m:t>
        </m:r>
      </m:oMath>
      <w:r w:rsidR="00C240AB">
        <w:t xml:space="preserve"> are </w:t>
      </w:r>
      <w:r w:rsidR="00AC5857">
        <w:t xml:space="preserve">in several cases better fit by the DFT model that restricts only </w:t>
      </w:r>
      <w:r w:rsidR="00B75270">
        <w:t>ZnPc to be present in the film.</w:t>
      </w:r>
      <w:r w:rsidR="00524087">
        <w:t xml:space="preserve"> </w:t>
      </w:r>
      <w:r w:rsidR="00EF4B20">
        <w:t xml:space="preserve">This indicates </w:t>
      </w:r>
      <w:r w:rsidR="00BC42BA">
        <w:t xml:space="preserve">a lack of </w:t>
      </w:r>
      <w:r w:rsidR="00A35150">
        <w:t>contamination or oxidation</w:t>
      </w:r>
      <w:r w:rsidR="007B1E53">
        <w:t xml:space="preserve"> present in the film</w:t>
      </w:r>
      <w:r w:rsidR="00EF4B20">
        <w:t>.</w:t>
      </w:r>
    </w:p>
    <w:p w14:paraId="11C69531" w14:textId="451F888D" w:rsidR="00BB5EF8" w:rsidRDefault="006A4911" w:rsidP="007F57E9">
      <w:pPr>
        <w:pStyle w:val="MainText"/>
      </w:pPr>
      <w:r w:rsidRPr="00585B2D">
        <w:rPr>
          <w:b/>
          <w:bCs/>
        </w:rPr>
        <w:t>Fig 2b</w:t>
      </w:r>
      <w:r>
        <w:t xml:space="preserve"> </w:t>
      </w:r>
      <w:r w:rsidR="00B04D06">
        <w:t>presents the larges</w:t>
      </w:r>
      <w:r w:rsidR="004C21E6">
        <w:t>t</w:t>
      </w:r>
      <w:r>
        <w:t xml:space="preserve"> </w:t>
      </w:r>
      <w:r w:rsidR="00B04D06">
        <w:t xml:space="preserve">divergences between </w:t>
      </w:r>
      <w:r>
        <w:t>the models</w:t>
      </w:r>
      <w:r w:rsidR="005C3DA6">
        <w:t xml:space="preserve">, where the characteristics of the 283.7 eV reflectivity profile are </w:t>
      </w:r>
      <w:r w:rsidR="001B7B48">
        <w:t>the most challenging to reproduce for</w:t>
      </w:r>
      <w:r w:rsidR="005C3DA6">
        <w:t xml:space="preserve"> the either model. At this energy, the DFT model performs worse</w:t>
      </w:r>
      <w:r w:rsidR="00010C80">
        <w:t xml:space="preserve"> with</w:t>
      </w:r>
      <w:r w:rsidR="00D830F5">
        <w:t xml:space="preserve"> </w:t>
      </w:r>
      <w:r w:rsidR="00010C80">
        <w:t xml:space="preserve">a </w:t>
      </w:r>
      <w:r w:rsidR="00D830F5">
        <w:t xml:space="preserve">noticeable phase shift between the </w:t>
      </w:r>
      <w:r w:rsidR="007C45B8">
        <w:t xml:space="preserve">fringes in the </w:t>
      </w:r>
      <w:r w:rsidR="00D830F5">
        <w:t xml:space="preserve">data and model </w:t>
      </w:r>
      <w:r w:rsidR="00455D07">
        <w:t>though most of the s-pol</w:t>
      </w:r>
      <w:r w:rsidR="007C45B8">
        <w:t xml:space="preserve"> profile</w:t>
      </w:r>
      <w:r w:rsidR="00444767">
        <w:t>. N</w:t>
      </w:r>
      <w:r w:rsidR="00010C80">
        <w:t>either model performs well around Brewster’s angle</w:t>
      </w:r>
      <w:r w:rsidR="00C57320">
        <w:t xml:space="preserve"> in the p-pol profile</w:t>
      </w:r>
      <w:r w:rsidR="00444767">
        <w:t xml:space="preserve">, although the DFT model performs </w:t>
      </w:r>
      <w:r w:rsidR="003617B3">
        <w:t>better here</w:t>
      </w:r>
      <w:r w:rsidR="00010C80">
        <w:t>. This is despite both models arriving at similar</w:t>
      </w:r>
      <w:r w:rsidR="005E3BF2">
        <w:t xml:space="preserve"> slab structures (</w:t>
      </w:r>
      <w:r w:rsidR="000F5872" w:rsidRPr="000F5872">
        <w:rPr>
          <w:b/>
          <w:bCs/>
        </w:rPr>
        <w:t>Tab.</w:t>
      </w:r>
      <w:r w:rsidR="000F5872">
        <w:t xml:space="preserve"> </w:t>
      </w:r>
      <w:r w:rsidR="00C57320" w:rsidRPr="00585B2D">
        <w:rPr>
          <w:b/>
          <w:bCs/>
        </w:rPr>
        <w:t>S</w:t>
      </w:r>
      <w:r w:rsidR="00F0180B">
        <w:rPr>
          <w:b/>
          <w:bCs/>
        </w:rPr>
        <w:t>I, SII</w:t>
      </w:r>
      <w:r w:rsidR="005E3BF2">
        <w:t xml:space="preserve">). </w:t>
      </w:r>
      <w:r w:rsidR="002A3FCC">
        <w:t xml:space="preserve">In the free model the total thickness of </w:t>
      </w:r>
      <w:r w:rsidR="002A2ED6">
        <w:t xml:space="preserve">the film </w:t>
      </w:r>
      <m:oMath>
        <m:r>
          <w:rPr>
            <w:rFonts w:ascii="Cambria Math" w:hAnsi="Cambria Math"/>
          </w:rPr>
          <m:t>208.5</m:t>
        </m:r>
        <m:d>
          <m:dPr>
            <m:ctrlPr>
              <w:rPr>
                <w:rFonts w:ascii="Cambria Math" w:hAnsi="Cambria Math"/>
                <w:i/>
              </w:rPr>
            </m:ctrlPr>
          </m:dPr>
          <m:e>
            <m:r>
              <w:rPr>
                <w:rFonts w:ascii="Cambria Math" w:hAnsi="Cambria Math"/>
              </w:rPr>
              <m:t>7</m:t>
            </m:r>
          </m:e>
        </m:d>
      </m:oMath>
      <w:r w:rsidR="00B04D06">
        <w:t xml:space="preserve"> </w:t>
      </w:r>
      <w:r w:rsidR="00486589">
        <w:t xml:space="preserve">similar to </w:t>
      </w:r>
      <w:r w:rsidR="00B04D06">
        <w:t xml:space="preserve">the DFT model </w:t>
      </w:r>
      <m:oMath>
        <m:r>
          <w:rPr>
            <w:rFonts w:ascii="Cambria Math" w:hAnsi="Cambria Math"/>
          </w:rPr>
          <m:t>206.47</m:t>
        </m:r>
        <m:d>
          <m:dPr>
            <m:ctrlPr>
              <w:rPr>
                <w:rFonts w:ascii="Cambria Math" w:hAnsi="Cambria Math"/>
                <w:i/>
              </w:rPr>
            </m:ctrlPr>
          </m:dPr>
          <m:e>
            <m:r>
              <w:rPr>
                <w:rFonts w:ascii="Cambria Math" w:hAnsi="Cambria Math"/>
              </w:rPr>
              <m:t>3</m:t>
            </m:r>
          </m:e>
        </m:d>
        <m:r>
          <w:rPr>
            <w:rFonts w:ascii="Cambria Math" w:hAnsi="Cambria Math"/>
          </w:rPr>
          <m:t xml:space="preserve"> Å</m:t>
        </m:r>
      </m:oMath>
      <w:r w:rsidR="00B04D06">
        <w:t xml:space="preserve">, both within </w:t>
      </w:r>
      <m:oMath>
        <m:r>
          <w:rPr>
            <w:rFonts w:ascii="Cambria Math" w:hAnsi="Cambria Math"/>
          </w:rPr>
          <m:t>2σ</m:t>
        </m:r>
      </m:oMath>
      <w:r w:rsidR="00B04D06">
        <w:t xml:space="preserve"> of variable angle spectroscopic ellipsometry measurements of the same film (</w:t>
      </w:r>
      <w:r w:rsidR="000803B3" w:rsidRPr="00EC12D8">
        <w:rPr>
          <w:b/>
          <w:bCs/>
          <w:highlight w:val="cyan"/>
          <w:rPrChange w:id="32" w:author="Heilman, Harlan Duvall" w:date="2026-08-30T13:53:00Z" w16du:dateUtc="2026-08-30T20:53:00Z">
            <w:rPr>
              <w:b/>
              <w:bCs/>
            </w:rPr>
          </w:rPrChange>
        </w:rPr>
        <w:t xml:space="preserve">Fig </w:t>
      </w:r>
      <w:r w:rsidR="00B04D06" w:rsidRPr="00EC12D8">
        <w:rPr>
          <w:b/>
          <w:bCs/>
          <w:highlight w:val="cyan"/>
          <w:rPrChange w:id="33" w:author="Heilman, Harlan Duvall" w:date="2026-08-30T13:53:00Z" w16du:dateUtc="2026-08-30T20:53:00Z">
            <w:rPr>
              <w:b/>
              <w:bCs/>
            </w:rPr>
          </w:rPrChange>
        </w:rPr>
        <w:t>S</w:t>
      </w:r>
      <w:ins w:id="34" w:author="Heilman, Harlan Duvall" w:date="2026-08-30T13:48:00Z" w16du:dateUtc="2026-08-30T20:48:00Z">
        <w:r w:rsidR="001317A5" w:rsidRPr="00EC12D8">
          <w:rPr>
            <w:b/>
            <w:bCs/>
            <w:highlight w:val="cyan"/>
            <w:rPrChange w:id="35" w:author="Heilman, Harlan Duvall" w:date="2026-08-30T13:53:00Z" w16du:dateUtc="2026-08-30T20:53:00Z">
              <w:rPr>
                <w:b/>
                <w:bCs/>
              </w:rPr>
            </w:rPrChange>
          </w:rPr>
          <w:t>1</w:t>
        </w:r>
      </w:ins>
      <w:del w:id="36" w:author="Heilman, Harlan Duvall" w:date="2026-08-30T13:48:00Z" w16du:dateUtc="2026-08-30T20:48:00Z">
        <w:r w:rsidR="00B04D06" w:rsidRPr="00585B2D" w:rsidDel="001317A5">
          <w:rPr>
            <w:b/>
            <w:bCs/>
          </w:rPr>
          <w:delText>4</w:delText>
        </w:r>
      </w:del>
      <w:r w:rsidR="00B04D06">
        <w:t>)</w:t>
      </w:r>
      <w:r w:rsidR="002A3FCC">
        <w:t xml:space="preserve">, yet the DFT model achieves this with </w:t>
      </w:r>
      <w:r w:rsidR="00EE0543">
        <w:t xml:space="preserve">&gt;10x </w:t>
      </w:r>
      <w:r w:rsidR="002A3FCC">
        <w:t>sharper parameter uncertaint</w:t>
      </w:r>
      <w:r w:rsidR="00770E89">
        <w:t>ies</w:t>
      </w:r>
      <w:r w:rsidR="002A3FCC">
        <w:t xml:space="preserve">. </w:t>
      </w:r>
      <w:r w:rsidR="00F620E3">
        <w:t xml:space="preserve">Since </w:t>
      </w:r>
      <w:r w:rsidR="00E677F8">
        <w:t>both</w:t>
      </w:r>
      <w:r w:rsidR="002A3FCC">
        <w:t xml:space="preserve"> models are so similar structurally</w:t>
      </w:r>
      <w:r w:rsidR="008C7B47">
        <w:t xml:space="preserve"> despite producing different reflectance, we surmise that the</w:t>
      </w:r>
      <w:r w:rsidR="00440657">
        <w:t xml:space="preserve"> cause for the model divergence lies within the differences in refined optical constants</w:t>
      </w:r>
      <w:r w:rsidR="004C19FA">
        <w:t xml:space="preserve"> and possibly an issue with the </w:t>
      </w:r>
      <w:r w:rsidR="00BB5EFC">
        <w:t>three-slab</w:t>
      </w:r>
      <w:r w:rsidR="004C19FA">
        <w:t xml:space="preserve"> model</w:t>
      </w:r>
      <w:r w:rsidR="00BB5EFC">
        <w:t xml:space="preserve"> in properly describing the film structure.</w:t>
      </w:r>
    </w:p>
    <w:p w14:paraId="7D0A13AB" w14:textId="6AD0367C" w:rsidR="00A71215" w:rsidRDefault="00A71215" w:rsidP="00A71215">
      <w:pPr>
        <w:pStyle w:val="MainText"/>
      </w:pPr>
      <w:r>
        <w:lastRenderedPageBreak/>
        <w:t>From the DFT model</w:t>
      </w:r>
      <w:r w:rsidR="00AF2BA0">
        <w:t>,</w:t>
      </w:r>
      <w:r>
        <w:t xml:space="preserve"> the orientation and density are read directly, tracing the microstructure evolution though the film. At the silica interface, ZnPc assumes a lower density arrangement with tilt angle </w:t>
      </w:r>
      <m:oMath>
        <m:r>
          <w:rPr>
            <w:rFonts w:ascii="Cambria Math" w:hAnsi="Cambria Math"/>
          </w:rPr>
          <m:t>γ=47.24</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oMath>
      <w:r>
        <w:t xml:space="preserve"> before reorienting to an edge-on texture after approximately 1 nm.</w:t>
      </w:r>
      <w:r w:rsidR="00194E24">
        <w:t xml:space="preserve"> Notably, this is well below the diffraction limit of the </w:t>
      </w:r>
      <w:r w:rsidR="00320350">
        <w:t xml:space="preserve">soft X-rays used which exhibit </w:t>
      </w:r>
      <m:oMath>
        <m:r>
          <w:rPr>
            <w:rFonts w:ascii="Cambria Math" w:hAnsi="Cambria Math"/>
          </w:rPr>
          <m:t>λ/2&gt;2nm</m:t>
        </m:r>
      </m:oMath>
      <w:r w:rsidR="00320350">
        <w:t>.</w:t>
      </w:r>
      <w:r>
        <w:t xml:space="preserve"> </w:t>
      </w:r>
      <w:r w:rsidRPr="00824C19">
        <w:t xml:space="preserve">This progression is consistent with prior work </w:t>
      </w:r>
      <w:r w:rsidR="007742F9" w:rsidRPr="00824C19">
        <w:t>suggesting</w:t>
      </w:r>
      <w:r w:rsidRPr="00824C19">
        <w:t xml:space="preserve"> the existence of a reduced density interfacial layer with distinct crystal phase.</w:t>
      </w:r>
      <w:r w:rsidRPr="00824C19">
        <w:fldChar w:fldCharType="begin"/>
      </w:r>
      <w:r w:rsidR="00672AB5">
        <w:instrText xml:space="preserve"> ADDIN ZOTERO_ITEM CSL_CITATION {"citationID":"omGy73ab","properties":{"unsorted":false,"formattedCitation":"\\uc0\\u160{}[14,44]","plainCitation":" [14,44]","noteIndex":0},"citationItems":[{"id":1719,"uris":["http://zotero.org/groups/4874203/items/ZPPI5XHE"],"itemData":{"id":1719,"type":"article-journal","abstract":"We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672AB5">
        <w:rPr>
          <w:rFonts w:ascii="Cambria Math" w:hAnsi="Cambria Math" w:cs="Cambria Math"/>
        </w:rPr>
        <w:instrText>𝛾</w:instrText>
      </w:r>
      <w:r w:rsidR="00672AB5">
        <w:instrText xml:space="preserve">-ZnPc polymorph thereafter (thickness ≈1.0 nm). As the growth of the bulk </w:instrText>
      </w:r>
      <w:r w:rsidR="00672AB5">
        <w:rPr>
          <w:rFonts w:ascii="Cambria Math" w:hAnsi="Cambria Math" w:cs="Cambria Math"/>
        </w:rPr>
        <w:instrText>𝛾</w:instrText>
      </w:r>
      <w:r w:rsidR="00672AB5">
        <w:instrText xml:space="preserve">-ZnPc progresses, a substantial out-of-plane lattice strain ( ≈15% relative to </w:instrText>
      </w:r>
      <w:r w:rsidR="00672AB5">
        <w:rPr>
          <w:rFonts w:ascii="Cambria Math" w:hAnsi="Cambria Math" w:cs="Cambria Math"/>
        </w:rPr>
        <w:instrText>𝛾</w:instrText>
      </w:r>
      <w:r w:rsidR="00672AB5">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1722,"uris":["http://zotero.org/groups/4874203/items/4NJT6MAK"],"itemData":{"id":1722,"type":"article-journal","abstract":"We present an experimental study on the first stages of the thin film growth of the organic molecule F16CuPc (hexadecafluoro-copper-phthalocyanines) on SiO2. By means of in situ X-ray reflectivity, in situ grazing incidence X-ray diffraction (GIXD), and ex situ atomic force microscopy (AFM), we provide a detailed picture of the film growth mode and its structural evolution at the nanometer scale. We discovered the formation of a low-density layer of molecular aggregates with heights between 5 and 10 Å at the interface with the SiO2 and show that, on top of this interfacial layer, the nucleation and two-dimensional growth of elongated islands of upright standing molecules take place. Structural changes are observed, pointing to significant relaxations of the lattice parameters within the first layers of standing molecules.","citation-key":"deoteyzaStructuralRearrangementsInitial2006","container-title":"The Journal of Physical Chemistry B","DOI":"10.1021/jp061889u","ISSN":"1520-6106","issue":"33","journalAbbreviation":"J. Phys. Chem. B","language":"en-US","page":"16618-16623","publisher":"American Chemical Society","source":"ACS Publications","title":"Structural Rearrangements During the Initial Growth Stages of Organic Thin Films of F16CuPc on SiO2","volume":"110","author":[{"family":"Oteyza","given":"Dimas G.","non-dropping-particle":"de"},{"family":"Barrena","given":"Esther"},{"family":"Sellner","given":"Stefan"},{"family":"Ossó","given":"J. Oriol"},{"family":"Dosch","given":"Helmut"}],"issued":{"date-parts":[["2006",8,1]]}}}],"schema":"https://github.com/citation-style-language/schema/raw/master/csl-citation.json"} </w:instrText>
      </w:r>
      <w:r w:rsidRPr="00824C19">
        <w:fldChar w:fldCharType="separate"/>
      </w:r>
      <w:r w:rsidR="00672AB5" w:rsidRPr="00672AB5">
        <w:rPr>
          <w:rFonts w:eastAsiaTheme="minorHAnsi"/>
          <w:kern w:val="0"/>
          <w:szCs w:val="24"/>
        </w:rPr>
        <w:t> [14,44]</w:t>
      </w:r>
      <w:r w:rsidRPr="00824C19">
        <w:fldChar w:fldCharType="end"/>
      </w:r>
      <w:r>
        <w:t xml:space="preserve"> The film then holds this edge-on configuration at </w:t>
      </w:r>
      <m:oMath>
        <m:r>
          <w:rPr>
            <w:rFonts w:ascii="Cambria Math" w:hAnsi="Cambria Math"/>
          </w:rPr>
          <m:t>γ=69.54</m:t>
        </m:r>
        <m:sSup>
          <m:sSupPr>
            <m:ctrlPr>
              <w:rPr>
                <w:rFonts w:ascii="Cambria Math" w:hAnsi="Cambria Math"/>
                <w:i/>
              </w:rPr>
            </m:ctrlPr>
          </m:sSupPr>
          <m:e>
            <m:d>
              <m:dPr>
                <m:ctrlPr>
                  <w:rPr>
                    <w:rFonts w:ascii="Cambria Math" w:hAnsi="Cambria Math"/>
                    <w:i/>
                  </w:rPr>
                </m:ctrlPr>
              </m:dPr>
              <m:e>
                <m:r>
                  <w:rPr>
                    <w:rFonts w:ascii="Cambria Math" w:hAnsi="Cambria Math"/>
                  </w:rPr>
                  <m:t>5</m:t>
                </m:r>
              </m:e>
            </m:d>
          </m:e>
          <m:sup>
            <m:r>
              <w:rPr>
                <w:rFonts w:ascii="Cambria Math" w:hAnsi="Cambria Math"/>
              </w:rPr>
              <m:t>∘</m:t>
            </m:r>
          </m:sup>
        </m:sSup>
      </m:oMath>
      <w:r>
        <w:t xml:space="preserve"> though roughly 18 nm of bulk growth </w:t>
      </w:r>
      <w:r w:rsidR="00F27F92">
        <w:t xml:space="preserve">at </w:t>
      </w:r>
      <w:r>
        <w:t xml:space="preserve">near </w:t>
      </w:r>
      <w:r w:rsidR="009D09A7">
        <w:t xml:space="preserve">the </w:t>
      </w:r>
      <w:r>
        <w:t xml:space="preserve">tabulated density of </w:t>
      </w:r>
      <m:oMath>
        <m:r>
          <w:rPr>
            <w:rFonts w:ascii="Cambria Math" w:hAnsi="Cambria Math"/>
          </w:rPr>
          <m:t>1.53</m:t>
        </m:r>
        <m:d>
          <m:dPr>
            <m:ctrlPr>
              <w:rPr>
                <w:rFonts w:ascii="Cambria Math" w:hAnsi="Cambria Math"/>
                <w:i/>
              </w:rPr>
            </m:ctrlPr>
          </m:dPr>
          <m:e>
            <m:r>
              <w:rPr>
                <w:rFonts w:ascii="Cambria Math" w:hAnsi="Cambria Math"/>
              </w:rPr>
              <m:t>3</m:t>
            </m:r>
          </m:e>
        </m:d>
      </m:oMath>
      <w:r>
        <w:t xml:space="preserve"> g/cm</w:t>
      </w:r>
      <w:r w:rsidRPr="00B72EB9">
        <w:rPr>
          <w:vertAlign w:val="superscript"/>
        </w:rPr>
        <w:t>3</w:t>
      </w:r>
      <w:r>
        <w:t xml:space="preserve">, </w:t>
      </w:r>
      <w:r w:rsidR="00FD77D7">
        <w:t xml:space="preserve">in agreement </w:t>
      </w:r>
      <w:r w:rsidR="003353F9">
        <w:t xml:space="preserve">with the </w:t>
      </w:r>
      <w:r>
        <w:t>critical angle</w:t>
      </w:r>
      <w:r w:rsidR="003353F9">
        <w:t xml:space="preserve"> analysis</w:t>
      </w:r>
      <w:r>
        <w:t xml:space="preserve">. At the free surface, the orientation reverts </w:t>
      </w:r>
      <w:r w:rsidR="00897AA1">
        <w:t xml:space="preserve">to </w:t>
      </w:r>
      <m:oMath>
        <m:r>
          <w:rPr>
            <w:rFonts w:ascii="Cambria Math" w:hAnsi="Cambria Math"/>
          </w:rPr>
          <m:t>γ=52.21</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oMath>
      <w:r w:rsidR="001567A8">
        <w:t>, just below the magic angle</w:t>
      </w:r>
      <w:r>
        <w:t xml:space="preserve">. Each interfacial layer presents not only a distinctive orientation from the bulk but also a distinct density, indicating novel packing arrangements, and both carry the resonant anisotropy that only orientated ZnPc can produce. </w:t>
      </w:r>
      <w:r w:rsidR="005B14C0">
        <w:t>Notably, n</w:t>
      </w:r>
      <w:r>
        <w:t>either boundary layer requires the adventitious hydrocarbon contamination to which such layers are customarily assigned.</w:t>
      </w:r>
      <w:r>
        <w:fldChar w:fldCharType="begin"/>
      </w:r>
      <w:r w:rsidR="00672AB5">
        <w:instrText xml:space="preserve"> ADDIN ZOTERO_ITEM CSL_CITATION {"citationID":"MuoqUvTQ","properties":{"unsorted":false,"formattedCitation":"\\uc0\\u160{}[17,20,21,48]","plainCitation":" [17,20,21,48]","noteIndex":0},"citationItems":[{"id":586,"uris":["http://zotero.org/groups/4874203/items/CHS4ZMMG"],"itemData":{"id":586,"type":"article-journal","abstract":"The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M."}],"issued":{"date-parts":[["2022",1,19]]}}},{"id":596,"uris":["http://zotero.org/groups/4874203/items/L8TWJ5FE"],"itemData":{"id":596,"type":"article-journal","abstract":"We present a technique to study depth profiles of molecular orientation in soft matter thin films with nanometer resolution. The method is based on dichroism in resonant soft x-ray reflectivity using linear s and p polarization. It combines the chemical sensitivity of near-edge x-ray absorption fine structure spectroscopy to specific molecular bonds and their orientation relative to the polarization of the incident beam with the precise depth profiling capability of x-ray reflectivity. We demonstrate these capabilities on side chain liquid crystalline polymer thin films with soft x-ray reflectivity data at the carbon K edge. Optical constants of the anisotropic refractive index ellipsoid were obtained from a quantitative analysis using the Berreman formalism. For films up to 50 nm thickness we find that the degree of orientation of the long axis exhibits no depth variation and is independent of the film thickness.","citation-key":"mezgerMolecularOrientationSoft2011","container-title":"Physical Review B","DOI":"10.1103/PhysRevB.83.155406","issue":"15","journalAbbreviation":"Phys. Rev. B","page":"155406","publisher":"American Physical Society","source":"APS","title":"Molecular orientation in soft matter thin films studied by resonant soft x-ray reflectivity","volume":"83","author":[{"family":"Mezger","given":"Markus"},{"family":"Jérôme","given":"Blandine"},{"family":"Kortright","given":"Jeffrey B."},{"family":"Valvidares","given":"Manuel"},{"family":"Gullikson","given":"Eric M."},{"family":"Giglia","given":"Angelo"},{"family":"Mahne","given":"Nicola"},{"family":"Nannarone","given":"Stefano"}],"issued":{"date-parts":[["2011",4,5]]}}},{"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F."}],"issued":{"date-parts":[["2023",7,24]]}}},{"id":1750,"uris":["http://zotero.org/groups/4874203/items/M66BEV7J"],"itemData":{"id":1750,"type":"article-journal","abstract":"We developed a quantitative approach for the determination of molecular arrangement and electronic structure in anisotropic organic ultrathin films based on the measurement of polarized reflectivity at the carbon K-edge. The reflectivity spectra were fitted to a parameterized model calculation. The method was applied to a self-assembled monolayer of 1,4-benzenedimethanethiol on gold. To simulate reflectivity, the organic anisotropic film was described by a dielectric tensor, obtained by ab initio calculations for the single molecule and suitable rotations to describe the molecular organization in film domains. Film structure was obtained though the best fit of the simulation to the experiment. Results were consistent with a monolayer-thick film composed of domains of molecules with in-plane isotropic distribution of orientations. In each domain, molecules adopted a standing configuration, with a tilt of 28° relative to the substrate normal. Information on the modification of the molecular electronic states due to chemical bonding was derived.","citation-key":"pasqualiStructuralElectronicProperties2014a","container-title":"Physical Review B","DOI":"10.1103/PhysRevB.89.045401","issue":"4","journalAbbreviation":"Phys. Rev. B","language":"en-US","page":"045401","publisher":"American Physical Society","source":"APS","title":"Structural and electronic properties of anisotropic ultrathin organic films from dichroic resonant soft x-ray reflectivity","volume":"89","author":[{"family":"Pasquali","given":"Luca"},{"family":"Mukherjee","given":"Subhrangsu"},{"family":"Terzi","given":"Fabio"},{"family":"Giglia","given":"Angelo"},{"family":"Mahne","given":"Nicola"},{"family":"Koshmak","given":"Konstantin"},{"family":"Esaulov","given":"Vladimir"},{"family":"Toccafondi","given":"Chiara"},{"family":"Canepa","given":"Maurizio"},{"family":"Nannarone","given":"Stefano"}],"issued":{"date-parts":[["2014",1,2]]}}}],"schema":"https://github.com/citation-style-language/schema/raw/master/csl-citation.json"} </w:instrText>
      </w:r>
      <w:r>
        <w:fldChar w:fldCharType="separate"/>
      </w:r>
      <w:r w:rsidR="00672AB5" w:rsidRPr="00672AB5">
        <w:rPr>
          <w:rFonts w:eastAsiaTheme="minorHAnsi"/>
          <w:kern w:val="0"/>
          <w:szCs w:val="24"/>
        </w:rPr>
        <w:t> [17,20,21,48]</w:t>
      </w:r>
      <w:r>
        <w:fldChar w:fldCharType="end"/>
      </w:r>
    </w:p>
    <w:p w14:paraId="6ABB5D24" w14:textId="368DDDB8" w:rsidR="005B1096" w:rsidRDefault="00E13E40" w:rsidP="00E13E40">
      <w:pPr>
        <w:pStyle w:val="MainText"/>
      </w:pPr>
      <w:r>
        <w:rPr>
          <w:noProof/>
        </w:rPr>
        <mc:AlternateContent>
          <mc:Choice Requires="wpg">
            <w:drawing>
              <wp:anchor distT="0" distB="0" distL="114300" distR="114300" simplePos="0" relativeHeight="251657217" behindDoc="0" locked="0" layoutInCell="1" allowOverlap="1" wp14:anchorId="4B456A07" wp14:editId="507E45AA">
                <wp:simplePos x="0" y="0"/>
                <wp:positionH relativeFrom="column">
                  <wp:posOffset>32197</wp:posOffset>
                </wp:positionH>
                <wp:positionV relativeFrom="paragraph">
                  <wp:posOffset>-3014345</wp:posOffset>
                </wp:positionV>
                <wp:extent cx="3244850" cy="6031865"/>
                <wp:effectExtent l="0" t="0" r="6350" b="635"/>
                <wp:wrapSquare wrapText="bothSides"/>
                <wp:docPr id="527635455" name="Group 4"/>
                <wp:cNvGraphicFramePr/>
                <a:graphic xmlns:a="http://schemas.openxmlformats.org/drawingml/2006/main">
                  <a:graphicData uri="http://schemas.microsoft.com/office/word/2010/wordprocessingGroup">
                    <wpg:wgp>
                      <wpg:cNvGrpSpPr/>
                      <wpg:grpSpPr>
                        <a:xfrm>
                          <a:off x="0" y="0"/>
                          <a:ext cx="3244850" cy="6031865"/>
                          <a:chOff x="0" y="0"/>
                          <a:chExt cx="3244850" cy="6031865"/>
                        </a:xfrm>
                      </wpg:grpSpPr>
                      <pic:pic xmlns:pic="http://schemas.openxmlformats.org/drawingml/2006/picture">
                        <pic:nvPicPr>
                          <pic:cNvPr id="1193576099"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70457" y="0"/>
                            <a:ext cx="2642235" cy="4427220"/>
                          </a:xfrm>
                          <a:prstGeom prst="rect">
                            <a:avLst/>
                          </a:prstGeom>
                        </pic:spPr>
                      </pic:pic>
                      <wps:wsp>
                        <wps:cNvPr id="149350554" name="Text Box 1"/>
                        <wps:cNvSpPr txBox="1"/>
                        <wps:spPr>
                          <a:xfrm>
                            <a:off x="0" y="4429760"/>
                            <a:ext cx="3244850" cy="1602105"/>
                          </a:xfrm>
                          <a:prstGeom prst="rect">
                            <a:avLst/>
                          </a:prstGeom>
                          <a:solidFill>
                            <a:prstClr val="white"/>
                          </a:solidFill>
                          <a:ln>
                            <a:noFill/>
                          </a:ln>
                        </wps:spPr>
                        <wps:txbx>
                          <w:txbxContent>
                            <w:p w14:paraId="74E2D176" w14:textId="533CAF1A" w:rsidR="004D298D" w:rsidRPr="00297AEA" w:rsidRDefault="004D298D" w:rsidP="00E13E40">
                              <w:pPr>
                                <w:pStyle w:val="Caption"/>
                                <w:ind w:firstLine="0"/>
                                <w:rPr>
                                  <w:noProof/>
                                </w:rPr>
                              </w:pPr>
                              <w:r>
                                <w:rPr>
                                  <w:noProof/>
                                </w:rPr>
                                <w:t xml:space="preserve">FIG. </w:t>
                              </w:r>
                              <w:r>
                                <w:rPr>
                                  <w:noProof/>
                                </w:rPr>
                                <w:fldChar w:fldCharType="begin"/>
                              </w:r>
                              <w:r>
                                <w:rPr>
                                  <w:noProof/>
                                </w:rPr>
                                <w:instrText xml:space="preserve"> SEQ Figure \* ARABIC </w:instrText>
                              </w:r>
                              <w:r>
                                <w:rPr>
                                  <w:noProof/>
                                </w:rPr>
                                <w:fldChar w:fldCharType="separate"/>
                              </w:r>
                              <w:r w:rsidR="00B72D2E">
                                <w:rPr>
                                  <w:noProof/>
                                </w:rPr>
                                <w:t>3</w:t>
                              </w:r>
                              <w:r>
                                <w:rPr>
                                  <w:noProof/>
                                </w:rPr>
                                <w:fldChar w:fldCharType="end"/>
                              </w:r>
                              <w:r w:rsidRPr="004D298D">
                                <w:t xml:space="preserve"> </w:t>
                              </w:r>
                              <w:r>
                                <w:t xml:space="preserve">Layer-resolved optical anisotropy and model selection. </w:t>
                              </w:r>
                              <w:r w:rsidRPr="00FA48C5">
                                <w:rPr>
                                  <w:b/>
                                  <w:bCs/>
                                </w:rPr>
                                <w:t>(a)</w:t>
                              </w:r>
                              <w:r>
                                <w:t xml:space="preserve"> Birefringence </w:t>
                              </w:r>
                              <m:oMath>
                                <m:r>
                                  <w:rPr>
                                    <w:rFonts w:ascii="Cambria Math" w:hAnsi="Cambria Math"/>
                                  </w:rPr>
                                  <m:t>Δδ=</m:t>
                                </m:r>
                                <m:sSub>
                                  <m:sSubPr>
                                    <m:ctrlPr>
                                      <w:rPr>
                                        <w:rFonts w:ascii="Cambria Math" w:hAnsi="Cambria Math"/>
                                      </w:rPr>
                                    </m:ctrlPr>
                                  </m:sSubPr>
                                  <m:e>
                                    <m:r>
                                      <w:rPr>
                                        <w:rFonts w:ascii="Cambria Math" w:hAnsi="Cambria Math"/>
                                      </w:rPr>
                                      <m:t>δ</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zz</m:t>
                                    </m:r>
                                  </m:sub>
                                </m:sSub>
                              </m:oMath>
                              <w:r>
                                <w:t xml:space="preserve"> (circles, solid) and dichroism </w:t>
                              </w:r>
                              <m:oMath>
                                <m:r>
                                  <w:rPr>
                                    <w:rFonts w:ascii="Cambria Math" w:hAnsi="Cambria Math"/>
                                  </w:rPr>
                                  <m:t>Δβ=</m:t>
                                </m:r>
                                <m:sSub>
                                  <m:sSubPr>
                                    <m:ctrlPr>
                                      <w:rPr>
                                        <w:rFonts w:ascii="Cambria Math" w:hAnsi="Cambria Math"/>
                                      </w:rPr>
                                    </m:ctrlPr>
                                  </m:sSubPr>
                                  <m:e>
                                    <m:r>
                                      <w:rPr>
                                        <w:rFonts w:ascii="Cambria Math" w:hAnsi="Cambria Math"/>
                                      </w:rPr>
                                      <m:t>β</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zz</m:t>
                                    </m:r>
                                  </m:sub>
                                </m:sSub>
                              </m:oMath>
                              <w:r>
                                <w:t xml:space="preserve"> (triangles, dashed) for the surface, bulk, and interfacial ZnPc layers. Green points are Free tensor optical components fit independently per energy. Blue traces follow from the DFT slab model fitting molecular orientation </w:t>
                              </w:r>
                              <m:oMath>
                                <m:r>
                                  <w:rPr>
                                    <w:rFonts w:ascii="Cambria Math" w:hAnsi="Cambria Math"/>
                                  </w:rPr>
                                  <m:t>γ</m:t>
                                </m:r>
                              </m:oMath>
                              <w:r>
                                <w:t xml:space="preserve"> and density </w:t>
                              </w:r>
                              <m:oMath>
                                <m:r>
                                  <w:rPr>
                                    <w:rFonts w:ascii="Cambria Math" w:hAnsi="Cambria Math"/>
                                  </w:rPr>
                                  <m:t>ρ</m:t>
                                </m:r>
                              </m:oMath>
                              <w:r>
                                <w:t xml:space="preserve"> across energies. </w:t>
                              </w:r>
                              <w:r w:rsidRPr="00FA48C5">
                                <w:rPr>
                                  <w:b/>
                                  <w:bCs/>
                                </w:rPr>
                                <w:t>(b)</w:t>
                              </w:r>
                              <w:r>
                                <w:t xml:space="preserve"> Reduced total parameter counts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and the AIC and BIC criteria for the two models where lower values indicate the preferred model. Hashed regions in </w:t>
                              </w:r>
                              <w:r w:rsidRPr="00585B2D">
                                <w:rPr>
                                  <w:i/>
                                  <w:iCs/>
                                </w:rPr>
                                <w:t>N</w:t>
                              </w:r>
                              <w:r>
                                <w:t xml:space="preserve"> represent experimental offset parameters tabulates in </w:t>
                              </w:r>
                              <w:r w:rsidRPr="001B0883">
                                <w:rPr>
                                  <w:b/>
                                  <w:bCs/>
                                  <w:highlight w:val="cyan"/>
                                  <w:rPrChange w:id="37" w:author="Heilman, Harlan Duvall" w:date="2026-08-30T13:52:00Z" w16du:dateUtc="2026-08-30T20:52:00Z">
                                    <w:rPr>
                                      <w:b/>
                                      <w:bCs/>
                                    </w:rPr>
                                  </w:rPrChange>
                                </w:rPr>
                                <w:t xml:space="preserve">SI Sec. </w:t>
                              </w:r>
                              <w:ins w:id="38" w:author="Heilman, Harlan Duvall" w:date="2026-08-30T13:50:00Z" w16du:dateUtc="2026-08-30T20:50:00Z">
                                <w:r w:rsidR="00DA54C7" w:rsidRPr="001B0883">
                                  <w:rPr>
                                    <w:b/>
                                    <w:bCs/>
                                    <w:highlight w:val="cyan"/>
                                    <w:rPrChange w:id="39" w:author="Heilman, Harlan Duvall" w:date="2026-08-30T13:52:00Z" w16du:dateUtc="2026-08-30T20:52:00Z">
                                      <w:rPr>
                                        <w:b/>
                                        <w:bCs/>
                                      </w:rPr>
                                    </w:rPrChange>
                                  </w:rPr>
                                  <w:t>3</w:t>
                                </w:r>
                              </w:ins>
                              <w:del w:id="40" w:author="Heilman, Harlan Duvall" w:date="2026-08-30T13:50:00Z" w16du:dateUtc="2026-08-30T20:50:00Z">
                                <w:r w:rsidRPr="001B0883" w:rsidDel="00DA54C7">
                                  <w:rPr>
                                    <w:b/>
                                    <w:bCs/>
                                    <w:highlight w:val="cyan"/>
                                    <w:rPrChange w:id="41" w:author="Heilman, Harlan Duvall" w:date="2026-08-30T13:52:00Z" w16du:dateUtc="2026-08-30T20:52:00Z">
                                      <w:rPr>
                                        <w:b/>
                                        <w:bCs/>
                                      </w:rPr>
                                    </w:rPrChange>
                                  </w:rPr>
                                  <w:delText>13</w:delText>
                                </w:r>
                              </w:del>
                              <w:r w:rsidRPr="001B0883">
                                <w:rPr>
                                  <w:highlight w:val="cyan"/>
                                  <w:rPrChange w:id="42" w:author="Heilman, Harlan Duvall" w:date="2026-08-30T13:52:00Z" w16du:dateUtc="2026-08-30T20:52:00Z">
                                    <w:rPr/>
                                  </w:rPrChange>
                                </w:rPr>
                                <w:t>.</w:t>
                              </w:r>
                              <w:ins w:id="43" w:author="Heilman, Harlan Duvall" w:date="2026-08-30T13:51:00Z" w16du:dateUtc="2026-08-30T20:51:00Z">
                                <w:r w:rsidR="00273AF0" w:rsidRPr="001B0883">
                                  <w:rPr>
                                    <w:highlight w:val="cyan"/>
                                    <w:rPrChange w:id="44" w:author="Heilman, Harlan Duvall" w:date="2026-08-30T13:52:00Z" w16du:dateUtc="2026-08-30T20:52:00Z">
                                      <w:rPr/>
                                    </w:rPrChange>
                                  </w:rPr>
                                  <w:t>4</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456A07" id="Group 4" o:spid="_x0000_s1027" style="position:absolute;left:0;text-align:left;margin-left:2.55pt;margin-top:-237.35pt;width:255.5pt;height:474.95pt;z-index:251657217" coordsize="32448,603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2704;width:26422;height:442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">
                  <v:imagedata r:id="rId19" o:title=""/>
                </v:shape>
                <v:shape id="_x0000_s1029" type="#_x0000_t202" style="position:absolute;top:44297;width:32448;height:16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" stroked="f">
                  <v:textbox style="mso-fit-shape-to-text:t" inset="0,0,0,0">
                    <w:txbxContent>
                      <w:p w14:paraId="74E2D176" w14:textId="533CAF1A" w:rsidR="004D298D" w:rsidRPr="00297AEA" w:rsidRDefault="004D298D" w:rsidP="00E13E40">
                        <w:pPr>
                          <w:pStyle w:val="Caption"/>
                          <w:ind w:firstLine="0"/>
                          <w:rPr>
                            <w:noProof/>
                          </w:rPr>
                        </w:pPr>
                        <w:r>
                          <w:rPr>
                            <w:noProof/>
                          </w:rPr>
                          <w:t xml:space="preserve">FIG. </w:t>
                        </w:r>
                        <w:r>
                          <w:rPr>
                            <w:noProof/>
                          </w:rPr>
                          <w:fldChar w:fldCharType="begin"/>
                        </w:r>
                        <w:r>
                          <w:rPr>
                            <w:noProof/>
                          </w:rPr>
                          <w:instrText xml:space="preserve"> SEQ Figure \* ARABIC </w:instrText>
                        </w:r>
                        <w:r>
                          <w:rPr>
                            <w:noProof/>
                          </w:rPr>
                          <w:fldChar w:fldCharType="separate"/>
                        </w:r>
                        <w:r w:rsidR="00B72D2E">
                          <w:rPr>
                            <w:noProof/>
                          </w:rPr>
                          <w:t>3</w:t>
                        </w:r>
                        <w:r>
                          <w:rPr>
                            <w:noProof/>
                          </w:rPr>
                          <w:fldChar w:fldCharType="end"/>
                        </w:r>
                        <w:r w:rsidRPr="004D298D">
                          <w:t xml:space="preserve"> </w:t>
                        </w:r>
                        <w:r>
                          <w:t xml:space="preserve">Layer-resolved optical anisotropy and model selection. </w:t>
                        </w:r>
                        <w:r w:rsidRPr="00FA48C5">
                          <w:rPr>
                            <w:b/>
                            <w:bCs/>
                          </w:rPr>
                          <w:t>(a)</w:t>
                        </w:r>
                        <w:r>
                          <w:t xml:space="preserve"> Birefringence </w:t>
                        </w:r>
                        <m:oMath>
                          <m:r>
                            <w:rPr>
                              <w:rFonts w:ascii="Cambria Math" w:hAnsi="Cambria Math"/>
                            </w:rPr>
                            <m:t>Δδ=</m:t>
                          </m:r>
                          <m:sSub>
                            <m:sSubPr>
                              <m:ctrlPr>
                                <w:rPr>
                                  <w:rFonts w:ascii="Cambria Math" w:hAnsi="Cambria Math"/>
                                </w:rPr>
                              </m:ctrlPr>
                            </m:sSubPr>
                            <m:e>
                              <m:r>
                                <w:rPr>
                                  <w:rFonts w:ascii="Cambria Math" w:hAnsi="Cambria Math"/>
                                </w:rPr>
                                <m:t>δ</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zz</m:t>
                              </m:r>
                            </m:sub>
                          </m:sSub>
                        </m:oMath>
                        <w:r>
                          <w:t xml:space="preserve"> (circles, solid) and dichroism </w:t>
                        </w:r>
                        <m:oMath>
                          <m:r>
                            <w:rPr>
                              <w:rFonts w:ascii="Cambria Math" w:hAnsi="Cambria Math"/>
                            </w:rPr>
                            <m:t>Δβ=</m:t>
                          </m:r>
                          <m:sSub>
                            <m:sSubPr>
                              <m:ctrlPr>
                                <w:rPr>
                                  <w:rFonts w:ascii="Cambria Math" w:hAnsi="Cambria Math"/>
                                </w:rPr>
                              </m:ctrlPr>
                            </m:sSubPr>
                            <m:e>
                              <m:r>
                                <w:rPr>
                                  <w:rFonts w:ascii="Cambria Math" w:hAnsi="Cambria Math"/>
                                </w:rPr>
                                <m:t>β</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zz</m:t>
                              </m:r>
                            </m:sub>
                          </m:sSub>
                        </m:oMath>
                        <w:r>
                          <w:t xml:space="preserve"> (triangles, dashed) for the surface, bulk, and interfacial ZnPc layers. Green points are Free tensor optical components fit independently per energy. Blue traces follow from the DFT slab model fitting molecular orientation </w:t>
                        </w:r>
                        <m:oMath>
                          <m:r>
                            <w:rPr>
                              <w:rFonts w:ascii="Cambria Math" w:hAnsi="Cambria Math"/>
                            </w:rPr>
                            <m:t>γ</m:t>
                          </m:r>
                        </m:oMath>
                        <w:r>
                          <w:t xml:space="preserve"> and density </w:t>
                        </w:r>
                        <m:oMath>
                          <m:r>
                            <w:rPr>
                              <w:rFonts w:ascii="Cambria Math" w:hAnsi="Cambria Math"/>
                            </w:rPr>
                            <m:t>ρ</m:t>
                          </m:r>
                        </m:oMath>
                        <w:r>
                          <w:t xml:space="preserve"> across energies. </w:t>
                        </w:r>
                        <w:r w:rsidRPr="00FA48C5">
                          <w:rPr>
                            <w:b/>
                            <w:bCs/>
                          </w:rPr>
                          <w:t>(b)</w:t>
                        </w:r>
                        <w:r>
                          <w:t xml:space="preserve"> Reduced total parameter counts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and the AIC and BIC criteria for the two models where lower values indicate the preferred model. Hashed regions in </w:t>
                        </w:r>
                        <w:r w:rsidRPr="00585B2D">
                          <w:rPr>
                            <w:i/>
                            <w:iCs/>
                          </w:rPr>
                          <w:t>N</w:t>
                        </w:r>
                        <w:r>
                          <w:t xml:space="preserve"> represent experimental offset parameters tabulates in </w:t>
                        </w:r>
                        <w:r w:rsidRPr="001B0883">
                          <w:rPr>
                            <w:b/>
                            <w:bCs/>
                            <w:highlight w:val="cyan"/>
                            <w:rPrChange w:id="45" w:author="Heilman, Harlan Duvall" w:date="2026-08-30T13:52:00Z" w16du:dateUtc="2026-08-30T20:52:00Z">
                              <w:rPr>
                                <w:b/>
                                <w:bCs/>
                              </w:rPr>
                            </w:rPrChange>
                          </w:rPr>
                          <w:t xml:space="preserve">SI Sec. </w:t>
                        </w:r>
                        <w:ins w:id="46" w:author="Heilman, Harlan Duvall" w:date="2026-08-30T13:50:00Z" w16du:dateUtc="2026-08-30T20:50:00Z">
                          <w:r w:rsidR="00DA54C7" w:rsidRPr="001B0883">
                            <w:rPr>
                              <w:b/>
                              <w:bCs/>
                              <w:highlight w:val="cyan"/>
                              <w:rPrChange w:id="47" w:author="Heilman, Harlan Duvall" w:date="2026-08-30T13:52:00Z" w16du:dateUtc="2026-08-30T20:52:00Z">
                                <w:rPr>
                                  <w:b/>
                                  <w:bCs/>
                                </w:rPr>
                              </w:rPrChange>
                            </w:rPr>
                            <w:t>3</w:t>
                          </w:r>
                        </w:ins>
                        <w:del w:id="48" w:author="Heilman, Harlan Duvall" w:date="2026-08-30T13:50:00Z" w16du:dateUtc="2026-08-30T20:50:00Z">
                          <w:r w:rsidRPr="001B0883" w:rsidDel="00DA54C7">
                            <w:rPr>
                              <w:b/>
                              <w:bCs/>
                              <w:highlight w:val="cyan"/>
                              <w:rPrChange w:id="49" w:author="Heilman, Harlan Duvall" w:date="2026-08-30T13:52:00Z" w16du:dateUtc="2026-08-30T20:52:00Z">
                                <w:rPr>
                                  <w:b/>
                                  <w:bCs/>
                                </w:rPr>
                              </w:rPrChange>
                            </w:rPr>
                            <w:delText>13</w:delText>
                          </w:r>
                        </w:del>
                        <w:r w:rsidRPr="001B0883">
                          <w:rPr>
                            <w:highlight w:val="cyan"/>
                            <w:rPrChange w:id="50" w:author="Heilman, Harlan Duvall" w:date="2026-08-30T13:52:00Z" w16du:dateUtc="2026-08-30T20:52:00Z">
                              <w:rPr/>
                            </w:rPrChange>
                          </w:rPr>
                          <w:t>.</w:t>
                        </w:r>
                        <w:ins w:id="51" w:author="Heilman, Harlan Duvall" w:date="2026-08-30T13:51:00Z" w16du:dateUtc="2026-08-30T20:51:00Z">
                          <w:r w:rsidR="00273AF0" w:rsidRPr="001B0883">
                            <w:rPr>
                              <w:highlight w:val="cyan"/>
                              <w:rPrChange w:id="52" w:author="Heilman, Harlan Duvall" w:date="2026-08-30T13:52:00Z" w16du:dateUtc="2026-08-30T20:52:00Z">
                                <w:rPr/>
                              </w:rPrChange>
                            </w:rPr>
                            <w:t>4</w:t>
                          </w:r>
                        </w:ins>
                      </w:p>
                    </w:txbxContent>
                  </v:textbox>
                </v:shape>
                <w10:wrap type="square"/>
              </v:group>
            </w:pict>
          </mc:Fallback>
        </mc:AlternateContent>
      </w:r>
      <w:r w:rsidR="00A77DEB">
        <w:t xml:space="preserve">The </w:t>
      </w:r>
      <w:commentRangeStart w:id="53"/>
      <w:r w:rsidR="00A77DEB">
        <w:t>optical properties of the two models</w:t>
      </w:r>
      <w:commentRangeEnd w:id="53"/>
      <w:r w:rsidR="008370C5">
        <w:rPr>
          <w:rStyle w:val="CommentReference"/>
          <w:sz w:val="20"/>
          <w:szCs w:val="20"/>
        </w:rPr>
        <w:commentReference w:id="53"/>
      </w:r>
      <w:r w:rsidR="00A77DEB">
        <w:t xml:space="preserve">, as shown in </w:t>
      </w:r>
      <w:r w:rsidR="00A77DEB" w:rsidRPr="00585B2D">
        <w:rPr>
          <w:b/>
          <w:bCs/>
        </w:rPr>
        <w:t>Fig 3a</w:t>
      </w:r>
      <w:ins w:id="54" w:author="Heilman, Harlan Duvall" w:date="2026-08-30T13:58:00Z" w16du:dateUtc="2026-08-30T20:58:00Z">
        <w:r w:rsidR="00DF10AB">
          <w:t xml:space="preserve"> (expanded in </w:t>
        </w:r>
        <w:r w:rsidR="00AD60F1" w:rsidRPr="00AD60F1">
          <w:rPr>
            <w:b/>
            <w:bCs/>
            <w:rPrChange w:id="55" w:author="Heilman, Harlan Duvall" w:date="2026-08-30T13:59:00Z" w16du:dateUtc="2026-08-30T20:59:00Z">
              <w:rPr/>
            </w:rPrChange>
          </w:rPr>
          <w:t>Fig. S10</w:t>
        </w:r>
      </w:ins>
      <w:ins w:id="56" w:author="Heilman, Harlan Duvall" w:date="2026-08-30T13:59:00Z" w16du:dateUtc="2026-08-30T20:59:00Z">
        <w:r w:rsidR="00AD60F1">
          <w:t>)</w:t>
        </w:r>
      </w:ins>
      <w:r w:rsidR="00A77DEB">
        <w:t xml:space="preserve">, agree closely within the bulk, </w:t>
      </w:r>
      <w:r w:rsidR="00793DE5">
        <w:t xml:space="preserve">while that of the </w:t>
      </w:r>
      <w:r w:rsidR="007342A2">
        <w:t xml:space="preserve">Free model </w:t>
      </w:r>
      <w:r w:rsidR="00A77DEB">
        <w:t xml:space="preserve">surface and buried interface carry both larger uncertainties and wider </w:t>
      </w:r>
      <w:r w:rsidR="003930D9">
        <w:t>divergence</w:t>
      </w:r>
      <w:r w:rsidR="00D03C98">
        <w:t xml:space="preserve"> from the DFT model</w:t>
      </w:r>
      <w:r w:rsidR="00A77DEB">
        <w:t>.</w:t>
      </w:r>
      <w:r w:rsidR="00271965">
        <w:t xml:space="preserve"> On average </w:t>
      </w:r>
      <w:r w:rsidR="00002EEF">
        <w:t xml:space="preserve">the Free model indicates more extreme birefringence </w:t>
      </w:r>
      <w:r w:rsidR="001561B6">
        <w:t xml:space="preserve">in these </w:t>
      </w:r>
      <w:r w:rsidR="0042655C">
        <w:t xml:space="preserve">interfacial </w:t>
      </w:r>
      <w:r w:rsidR="001561B6">
        <w:t>layers</w:t>
      </w:r>
      <w:r w:rsidR="00B855C1">
        <w:t xml:space="preserve"> yet with uncertainties that largely overlap with the </w:t>
      </w:r>
      <w:r w:rsidR="002D0892">
        <w:t>DFT model</w:t>
      </w:r>
      <w:r w:rsidR="001561B6">
        <w:t>.</w:t>
      </w:r>
      <w:r w:rsidR="00125BCA">
        <w:t xml:space="preserve"> In particular, for the energies most sensitive to chemical identity (the highest four energies located at molecular resonances of ZnPc bonds), the Free model parameters’ uncertainty overlap with those of the DFT model.  This is further evidence that no contamination or oxidation exists in the surface or buried interfacial layer, but rather the layer depicts a unique molecular configurational state described by the DFT model.</w:t>
      </w:r>
      <w:r w:rsidR="005B6038" w:rsidRPr="00CE3CAB">
        <w:t xml:space="preserve"> </w:t>
      </w:r>
    </w:p>
    <w:p w14:paraId="586216CF" w14:textId="2091CFEB" w:rsidR="0055051F" w:rsidRDefault="0055051F" w:rsidP="0055051F">
      <w:pPr>
        <w:pStyle w:val="MainText"/>
      </w:pPr>
      <w:r>
        <w:t xml:space="preserve">The comparison of the models highlights several issues with the Free model. For instance, the unphysical dichroism at 287 eV (black arrow pointing off scale in </w:t>
      </w:r>
      <w:r w:rsidRPr="00585B2D">
        <w:rPr>
          <w:b/>
          <w:bCs/>
        </w:rPr>
        <w:t>Fig 3a</w:t>
      </w:r>
      <w:r>
        <w:t xml:space="preserve">) highlights the fact that there are no constraints against unphysical results. In particular, there is no known way to assure the Free model optical parameters obey </w:t>
      </w:r>
      <w:r w:rsidR="00E943FF">
        <w:t xml:space="preserve">KK </w:t>
      </w:r>
      <w:r>
        <w:t>consistency.</w:t>
      </w:r>
      <w:r w:rsidRPr="00E01AEF">
        <w:t xml:space="preserve"> </w:t>
      </w:r>
      <w:r>
        <w:fldChar w:fldCharType="begin"/>
      </w:r>
      <w:r w:rsidR="003661AD">
        <w:instrText xml:space="preserve"> ADDIN ZOTERO_ITEM CSL_CITATION {"citationID":"pgKw5ANr","properties":{"unsorted":false,"formattedCitation":"\\uc0\\u160{}[21]","plainCitation":"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fldChar w:fldCharType="separate"/>
      </w:r>
      <w:r w:rsidR="003661AD" w:rsidRPr="003661AD">
        <w:rPr>
          <w:rFonts w:eastAsiaTheme="minorHAnsi"/>
          <w:kern w:val="0"/>
          <w:szCs w:val="24"/>
        </w:rPr>
        <w:t> [21]</w:t>
      </w:r>
      <w:r>
        <w:fldChar w:fldCharType="end"/>
      </w:r>
      <w:r>
        <w:t xml:space="preserve"> The second notable issue is interpreting the Free model optical parameters for orientational or chemical state. In particular, the low energy trends in </w:t>
      </w:r>
      <w:r w:rsidRPr="00585B2D">
        <w:rPr>
          <w:b/>
          <w:bCs/>
        </w:rPr>
        <w:t>Fig 3a</w:t>
      </w:r>
      <w:r>
        <w:t xml:space="preserve"> are interrupted at</w:t>
      </w:r>
      <w:r w:rsidR="00961400">
        <w:t xml:space="preserve"> the diagnostic </w:t>
      </w:r>
      <w:r w:rsidR="00780EF4">
        <w:t>dataset at</w:t>
      </w:r>
      <w:r>
        <w:t xml:space="preserve"> 283.7 eV</w:t>
      </w:r>
      <w:r w:rsidR="000E1FCA">
        <w:t xml:space="preserve"> (circled in </w:t>
      </w:r>
      <w:r w:rsidR="000E1FCA" w:rsidRPr="000E1FCA">
        <w:rPr>
          <w:b/>
          <w:bCs/>
        </w:rPr>
        <w:t>Fig 3a</w:t>
      </w:r>
      <w:r w:rsidR="000E1FCA">
        <w:t>)</w:t>
      </w:r>
      <w:r>
        <w:t>. Here, analyzing each energy’s optical parameters results in contradicting conclusions regarding the orientation state of the molecules.</w:t>
      </w:r>
    </w:p>
    <w:p w14:paraId="5DB6EF16" w14:textId="78B3312D" w:rsidR="00FC1D18" w:rsidRDefault="00BA43FD" w:rsidP="00FC1D18">
      <w:pPr>
        <w:pStyle w:val="MainText"/>
      </w:pPr>
      <w:r>
        <w:t>In contrast to the Free model, the uncertainties in the DFT model rarely expand beyond the thickness of the line</w:t>
      </w:r>
      <w:r w:rsidR="00767511">
        <w:t>,</w:t>
      </w:r>
      <w:r w:rsidR="00694816">
        <w:t xml:space="preserve"> being on the order of </w:t>
      </w:r>
      <w:r w:rsidR="00694816" w:rsidRPr="00585B2D">
        <w:rPr>
          <w:highlight w:val="yellow"/>
        </w:rPr>
        <w:t>10x</w:t>
      </w:r>
      <w:r w:rsidR="00694816">
        <w:t xml:space="preserve"> smaller.</w:t>
      </w:r>
      <w:r>
        <w:t xml:space="preserve"> </w:t>
      </w:r>
      <w:r w:rsidR="001831EA" w:rsidRPr="00585B2D">
        <w:rPr>
          <w:b/>
          <w:bCs/>
        </w:rPr>
        <w:t>Fig 3b</w:t>
      </w:r>
      <w:r w:rsidR="001831EA">
        <w:t xml:space="preserve"> presents </w:t>
      </w:r>
      <w:r w:rsidR="00BA6963">
        <w:t xml:space="preserve">the total </w:t>
      </w:r>
      <w:r w:rsidR="001566DF">
        <w:t>number of parameters in the model</w:t>
      </w:r>
      <w:r w:rsidR="00BA6963">
        <w:t>s</w:t>
      </w:r>
      <w:r w:rsidR="001566DF">
        <w:t xml:space="preserve"> (</w:t>
      </w:r>
      <w:r w:rsidR="001566DF" w:rsidRPr="00585B2D">
        <w:rPr>
          <w:i/>
          <w:iCs/>
        </w:rPr>
        <w:t>N</w:t>
      </w:r>
      <w:r w:rsidR="001566DF">
        <w:t>)</w:t>
      </w:r>
      <w:r w:rsidR="00BA6963">
        <w:t xml:space="preserve"> and three methods of evaluating model selection</w:t>
      </w:r>
      <w:r w:rsidR="001566DF">
        <w:t>.</w:t>
      </w:r>
      <w:r w:rsidR="00C8466F">
        <w:t xml:space="preserve"> </w:t>
      </w:r>
      <w:r w:rsidR="00CD5F0F">
        <w:t>The reduced chi square parameter suggests that the DFT model reaches the best agreement with the experiment across the full set of energies.</w:t>
      </w:r>
      <w:r w:rsidR="002E1D77">
        <w:t xml:space="preserve"> Th</w:t>
      </w:r>
      <w:commentRangeStart w:id="57"/>
      <w:r w:rsidR="002E1D77">
        <w:t xml:space="preserve">e Bayesian </w:t>
      </w:r>
      <w:r w:rsidR="00156CA6">
        <w:t xml:space="preserve">and Akaike information criterion </w:t>
      </w:r>
      <w:r w:rsidR="000D0820">
        <w:t>(BIC &amp; AIC) measure the weight of evidence for each model</w:t>
      </w:r>
      <w:r w:rsidR="00567B27">
        <w:t xml:space="preserve"> and the expected performance for new measurements</w:t>
      </w:r>
      <w:r w:rsidR="00EE492C">
        <w:t>,</w:t>
      </w:r>
      <w:r w:rsidR="00567B27">
        <w:t xml:space="preserve"> respectively. </w:t>
      </w:r>
      <w:commentRangeEnd w:id="57"/>
      <w:r w:rsidR="008370C5">
        <w:rPr>
          <w:rStyle w:val="CommentReference"/>
          <w:sz w:val="20"/>
          <w:szCs w:val="20"/>
        </w:rPr>
        <w:commentReference w:id="57"/>
      </w:r>
      <w:r w:rsidR="00E81FA8">
        <w:t>On pre</w:t>
      </w:r>
      <w:r w:rsidR="00507A00">
        <w:t>di</w:t>
      </w:r>
      <w:r w:rsidR="00E81FA8">
        <w:t>ctivi</w:t>
      </w:r>
      <w:r w:rsidR="00AB67DA">
        <w:t>ty</w:t>
      </w:r>
      <w:r w:rsidR="00567B27">
        <w:t xml:space="preserve">, the free tensor model fails inherently, as </w:t>
      </w:r>
      <w:r w:rsidR="00490C53">
        <w:t xml:space="preserve">data at </w:t>
      </w:r>
      <w:r w:rsidR="00567B27">
        <w:t xml:space="preserve">new energies </w:t>
      </w:r>
      <w:r w:rsidR="00A55ED6">
        <w:t xml:space="preserve">require fitting </w:t>
      </w:r>
      <w:r w:rsidR="00CD42EF">
        <w:t xml:space="preserve">four </w:t>
      </w:r>
      <w:r w:rsidR="00A55ED6">
        <w:t>new optical constants</w:t>
      </w:r>
      <w:r w:rsidR="00CD42EF">
        <w:t xml:space="preserve"> per layer</w:t>
      </w:r>
      <w:r w:rsidR="00A55ED6">
        <w:t xml:space="preserve">. </w:t>
      </w:r>
      <w:r w:rsidR="008306A3">
        <w:t xml:space="preserve">From these results, we conclude that the DFT model </w:t>
      </w:r>
      <w:r w:rsidR="008C61CE">
        <w:t>achieves</w:t>
      </w:r>
      <w:r w:rsidR="008306A3">
        <w:t xml:space="preserve"> the same quality of</w:t>
      </w:r>
      <w:r w:rsidR="00FC1D18">
        <w:t xml:space="preserve"> fit</w:t>
      </w:r>
      <w:r w:rsidR="007B42D9">
        <w:t xml:space="preserve"> with</w:t>
      </w:r>
      <w:r w:rsidR="000302F5">
        <w:t xml:space="preserve"> </w:t>
      </w:r>
      <w:r w:rsidR="000302F5" w:rsidRPr="00585B2D">
        <w:rPr>
          <w:highlight w:val="yellow"/>
        </w:rPr>
        <w:t>17x</w:t>
      </w:r>
      <w:r w:rsidR="00276258">
        <w:t xml:space="preserve"> fewer parameters</w:t>
      </w:r>
      <w:r w:rsidR="00FC1D18">
        <w:t xml:space="preserve">, while presenting directly interpretable results that are useful to interrogate the surface and buried interfaces. </w:t>
      </w:r>
    </w:p>
    <w:p w14:paraId="3CADA7DC" w14:textId="5E43FE3D" w:rsidR="00B416A8" w:rsidRDefault="00EB38B4" w:rsidP="009C54A9">
      <w:pPr>
        <w:pStyle w:val="MainText"/>
      </w:pPr>
      <w:r>
        <w:t xml:space="preserve">Although </w:t>
      </w:r>
      <w:r w:rsidR="005E07CC">
        <w:t xml:space="preserve">the </w:t>
      </w:r>
      <w:r w:rsidR="00691478">
        <w:t>three-slab</w:t>
      </w:r>
      <w:r w:rsidR="005E07CC">
        <w:t xml:space="preserve"> </w:t>
      </w:r>
      <w:r w:rsidR="00481F96">
        <w:t xml:space="preserve">structural </w:t>
      </w:r>
      <w:r w:rsidR="005E07CC">
        <w:t xml:space="preserve">model enables a good fit and is </w:t>
      </w:r>
      <w:r w:rsidR="001D08E2">
        <w:t xml:space="preserve">a </w:t>
      </w:r>
      <w:r w:rsidR="005E07CC">
        <w:t xml:space="preserve">well-represented </w:t>
      </w:r>
      <w:r w:rsidR="004863E6">
        <w:t xml:space="preserve">strategy </w:t>
      </w:r>
      <w:r w:rsidR="005E07CC">
        <w:t>in the literature</w:t>
      </w:r>
      <w:r w:rsidR="00C36D31">
        <w:t xml:space="preserve">, it is not </w:t>
      </w:r>
      <w:r w:rsidR="0009716C">
        <w:t>physically motivated.</w:t>
      </w:r>
      <w:r w:rsidR="00691478">
        <w:t xml:space="preserve"> Instead</w:t>
      </w:r>
      <w:r w:rsidR="00D85207">
        <w:t xml:space="preserve">, </w:t>
      </w:r>
      <w:r w:rsidR="007A64A2">
        <w:t xml:space="preserve">we </w:t>
      </w:r>
      <w:r w:rsidR="00D85207">
        <w:t>develop</w:t>
      </w:r>
      <w:r w:rsidR="00974AFF">
        <w:t xml:space="preserve"> </w:t>
      </w:r>
      <w:r w:rsidR="00D85207">
        <w:t xml:space="preserve">a single-slab gradient model </w:t>
      </w:r>
      <w:r w:rsidR="00CD4C31">
        <w:t xml:space="preserve">based on </w:t>
      </w:r>
      <w:r w:rsidR="004A1511">
        <w:t xml:space="preserve">the physics of </w:t>
      </w:r>
      <w:r w:rsidR="00A17676">
        <w:t>a continu</w:t>
      </w:r>
      <w:r w:rsidR="00011C93">
        <w:t>ou</w:t>
      </w:r>
      <w:r w:rsidR="00A17676">
        <w:t xml:space="preserve">s </w:t>
      </w:r>
      <w:r w:rsidR="00CD4C31">
        <w:t xml:space="preserve">second order </w:t>
      </w:r>
      <w:r w:rsidR="00A17676">
        <w:t>transition</w:t>
      </w:r>
      <w:r w:rsidR="000B1151">
        <w:t xml:space="preserve"> from a</w:t>
      </w:r>
      <w:r w:rsidR="000E756D">
        <w:t xml:space="preserve"> pin</w:t>
      </w:r>
      <w:r w:rsidR="000B1151">
        <w:t>ned</w:t>
      </w:r>
      <w:r w:rsidR="000E756D">
        <w:t xml:space="preserve"> molecular state </w:t>
      </w:r>
      <w:r w:rsidR="000B1151">
        <w:t>due to strong surface energies</w:t>
      </w:r>
      <w:r w:rsidR="00D44B82">
        <w:t xml:space="preserve"> that evolve </w:t>
      </w:r>
      <w:r w:rsidR="006E70A4">
        <w:t>toward an energy-minimized state in the bulk</w:t>
      </w:r>
      <w:r w:rsidR="00D0729B">
        <w:t xml:space="preserve">, derived in </w:t>
      </w:r>
      <w:r w:rsidR="00D0729B" w:rsidRPr="003C68C0">
        <w:rPr>
          <w:b/>
          <w:bCs/>
        </w:rPr>
        <w:t>Apx. B</w:t>
      </w:r>
      <w:r w:rsidR="006E70A4">
        <w:t>.</w:t>
      </w:r>
      <w:r w:rsidR="00434044">
        <w:t xml:space="preserve"> This results in a </w:t>
      </w:r>
      <w:r w:rsidR="00342CCB">
        <w:t xml:space="preserve">description </w:t>
      </w:r>
      <w:r w:rsidR="00E20147">
        <w:t>physically</w:t>
      </w:r>
      <w:r w:rsidR="00342CCB">
        <w:t xml:space="preserve"> matched to </w:t>
      </w:r>
      <w:r w:rsidR="001F37BB">
        <w:t xml:space="preserve">an </w:t>
      </w:r>
      <w:r w:rsidR="00342CCB">
        <w:t xml:space="preserve">evolving growth front </w:t>
      </w:r>
      <w:r w:rsidR="001F37BB">
        <w:t xml:space="preserve">during deposition </w:t>
      </w:r>
      <w:r w:rsidR="00AA2A83">
        <w:t>with e</w:t>
      </w:r>
      <w:r w:rsidR="00342CCB">
        <w:t>ach deposited layer tak</w:t>
      </w:r>
      <w:r w:rsidR="00AA2A83">
        <w:t>ing</w:t>
      </w:r>
      <w:r w:rsidR="00342CCB">
        <w:t xml:space="preserve"> its orientation from those beneath it</w:t>
      </w:r>
      <w:r w:rsidR="004B10A3">
        <w:t>.</w:t>
      </w:r>
      <w:r w:rsidR="00CB5838">
        <w:t xml:space="preserve"> </w:t>
      </w:r>
      <w:r w:rsidR="009C54A9">
        <w:t xml:space="preserve">The </w:t>
      </w:r>
      <w:r w:rsidR="00FA2375">
        <w:t>gradient</w:t>
      </w:r>
      <w:r w:rsidR="005C428C">
        <w:t xml:space="preserve"> model resolves orientation as a smooth function of depth, parameterized by the bulk</w:t>
      </w:r>
      <w:r w:rsidR="007A33E2">
        <w:t xml:space="preserve"> state </w:t>
      </w:r>
      <w:r w:rsidR="005C428C">
        <w:t xml:space="preserve">and two exponentials that decay over characteristic lengths </w:t>
      </w:r>
      <m:oMath>
        <m:r>
          <w:rPr>
            <w:rFonts w:ascii="Cambria Math" w:hAnsi="Cambria Math"/>
          </w:rPr>
          <m:t>τ</m:t>
        </m:r>
      </m:oMath>
      <w:r w:rsidR="005C428C">
        <w:t xml:space="preserve"> toward</w:t>
      </w:r>
      <w:r w:rsidR="005F262D">
        <w:t xml:space="preserve"> the state at</w:t>
      </w:r>
      <w:r w:rsidR="005C428C">
        <w:t xml:space="preserve"> </w:t>
      </w:r>
      <w:r w:rsidR="003C68C0">
        <w:t>each interface</w:t>
      </w:r>
      <w:r w:rsidR="005C428C">
        <w:t>.</w:t>
      </w:r>
      <w:r w:rsidR="005842C9">
        <w:t xml:space="preserve"> </w:t>
      </w:r>
      <w:r w:rsidR="006D2B0E">
        <w:t xml:space="preserve">Besides incorporating the </w:t>
      </w:r>
      <w:r w:rsidR="00DC18C9">
        <w:t>physics at play during deposition, t</w:t>
      </w:r>
      <w:r w:rsidR="005842C9">
        <w:t>his model also has fewer parameters than the three-slab model.</w:t>
      </w:r>
      <w:r w:rsidR="005C428C">
        <w:t xml:space="preserve"> </w:t>
      </w:r>
    </w:p>
    <w:p w14:paraId="5169B79C" w14:textId="55A5249B" w:rsidR="005C428C" w:rsidRDefault="005C428C" w:rsidP="009C54A9">
      <w:pPr>
        <w:pStyle w:val="MainText"/>
      </w:pPr>
      <w:r>
        <w:t xml:space="preserve">The graded interface </w:t>
      </w:r>
      <w:r w:rsidR="00E50605">
        <w:t xml:space="preserve">structural </w:t>
      </w:r>
      <w:r>
        <w:t>model</w:t>
      </w:r>
      <w:r w:rsidR="00B57FD5">
        <w:t xml:space="preserve"> (with DFT optical model)</w:t>
      </w:r>
      <w:r w:rsidR="004D6429">
        <w:t xml:space="preserve"> is plotted against the first two in </w:t>
      </w:r>
      <w:r w:rsidR="004D6429" w:rsidRPr="004D6429">
        <w:rPr>
          <w:b/>
          <w:bCs/>
        </w:rPr>
        <w:t>Fig. 4a</w:t>
      </w:r>
      <w:r w:rsidR="00606F95">
        <w:rPr>
          <w:b/>
          <w:bCs/>
        </w:rPr>
        <w:t xml:space="preserve"> </w:t>
      </w:r>
      <w:r w:rsidR="00606F95" w:rsidRPr="00606F95">
        <w:t>for</w:t>
      </w:r>
      <w:r w:rsidR="00606F95">
        <w:rPr>
          <w:b/>
          <w:bCs/>
        </w:rPr>
        <w:t xml:space="preserve"> </w:t>
      </w:r>
      <w:r w:rsidR="00606F95">
        <w:t>the diagnostic</w:t>
      </w:r>
      <w:r w:rsidR="00972491">
        <w:t xml:space="preserve"> PXR</w:t>
      </w:r>
      <w:r w:rsidR="00606F95">
        <w:t xml:space="preserve"> profile at 283.7 eV</w:t>
      </w:r>
      <w:r w:rsidR="004D6429">
        <w:t>.</w:t>
      </w:r>
      <w:r w:rsidR="00B416A8">
        <w:t xml:space="preserve"> Notably, the </w:t>
      </w:r>
      <w:r w:rsidR="00A8255E">
        <w:t xml:space="preserve">previous </w:t>
      </w:r>
      <w:r w:rsidR="00B57FD5">
        <w:t xml:space="preserve">erroneous </w:t>
      </w:r>
      <w:r w:rsidR="00A8255E">
        <w:t xml:space="preserve">phase shift of </w:t>
      </w:r>
      <w:r w:rsidR="00E50605">
        <w:t xml:space="preserve">the </w:t>
      </w:r>
      <w:r w:rsidR="002B424F">
        <w:t xml:space="preserve">s-pol. </w:t>
      </w:r>
      <w:r w:rsidR="00A8255E">
        <w:t>fringes</w:t>
      </w:r>
      <w:r w:rsidR="00B416A8">
        <w:t xml:space="preserve"> </w:t>
      </w:r>
      <w:r w:rsidR="00E50605">
        <w:t xml:space="preserve">is removed in this </w:t>
      </w:r>
      <w:r w:rsidR="000A13EA">
        <w:t>fit</w:t>
      </w:r>
      <w:r w:rsidR="00B57FD5">
        <w:t xml:space="preserve"> </w:t>
      </w:r>
      <w:r w:rsidR="00B57FD5">
        <w:lastRenderedPageBreak/>
        <w:t xml:space="preserve">and the Brewster </w:t>
      </w:r>
      <w:r w:rsidR="002B424F">
        <w:t>angle is reproduced signif</w:t>
      </w:r>
      <w:r w:rsidR="00444440">
        <w:t>icantly better than the original two</w:t>
      </w:r>
      <w:r w:rsidR="00972491">
        <w:t xml:space="preserve"> fits</w:t>
      </w:r>
      <w:r w:rsidR="00444440">
        <w:t>.</w:t>
      </w:r>
      <w:r>
        <w:t xml:space="preserve"> </w:t>
      </w:r>
      <w:r w:rsidR="005A39B2">
        <w:t xml:space="preserve">These fit improvements </w:t>
      </w:r>
      <w:r w:rsidR="00E91099">
        <w:t xml:space="preserve">along with </w:t>
      </w:r>
      <w:r w:rsidR="005A39B2">
        <w:t>the reduced number of parameters</w:t>
      </w:r>
      <w:r w:rsidR="005842C9">
        <w:t xml:space="preserve"> enable</w:t>
      </w:r>
      <w:r w:rsidR="00DA26D8">
        <w:t xml:space="preserve"> </w:t>
      </w:r>
      <w:r w:rsidR="005842C9">
        <w:t xml:space="preserve">the </w:t>
      </w:r>
      <w:r w:rsidR="004C2334">
        <w:t xml:space="preserve">lowest goodness of fit </w:t>
      </w:r>
      <w:r>
        <w:t>at the diagnostic energy than all prior models (</w:t>
      </w:r>
      <m:oMath>
        <m:sSubSup>
          <m:sSubSupPr>
            <m:ctrlPr>
              <w:rPr>
                <w:rFonts w:ascii="Cambria Math" w:hAnsi="Cambria Math"/>
                <w:i/>
              </w:rPr>
            </m:ctrlPr>
          </m:sSubSupPr>
          <m:e>
            <m:r>
              <w:rPr>
                <w:rFonts w:ascii="Cambria Math" w:hAnsi="Cambria Math"/>
              </w:rPr>
              <m:t>χ</m:t>
            </m:r>
          </m:e>
          <m:sub>
            <m:r>
              <w:rPr>
                <w:rFonts w:ascii="Cambria Math" w:hAnsi="Cambria Math"/>
              </w:rPr>
              <m:t>ν</m:t>
            </m:r>
          </m:sub>
          <m:sup>
            <m:r>
              <w:rPr>
                <w:rFonts w:ascii="Cambria Math" w:hAnsi="Cambria Math"/>
              </w:rPr>
              <m:t>2</m:t>
            </m:r>
          </m:sup>
        </m:sSubSup>
        <m:r>
          <w:rPr>
            <w:rFonts w:ascii="Cambria Math" w:hAnsi="Cambria Math"/>
          </w:rPr>
          <m:t>=1.4)</m:t>
        </m:r>
      </m:oMath>
      <w:r>
        <w:t xml:space="preserve">, suggesting this model recovers the true orientation and density gradient within the sample more accurately than what the traditional slab picture achieves. </w:t>
      </w:r>
    </w:p>
    <w:p w14:paraId="269A5BED" w14:textId="3759D808" w:rsidR="007368BB" w:rsidRDefault="007368BB" w:rsidP="007D4EDA">
      <w:pPr>
        <w:pStyle w:val="Caption"/>
        <w:keepNext/>
        <w:ind w:firstLine="0"/>
      </w:pPr>
      <w:r>
        <w:t xml:space="preserve">TABLE </w:t>
      </w:r>
      <w:r w:rsidR="00226E80">
        <w:fldChar w:fldCharType="begin"/>
      </w:r>
      <w:r w:rsidR="00226E80">
        <w:instrText xml:space="preserve"> SEQ TABLE \* ROMAN </w:instrText>
      </w:r>
      <w:r w:rsidR="00226E80">
        <w:fldChar w:fldCharType="separate"/>
      </w:r>
      <w:r w:rsidR="00226E80">
        <w:rPr>
          <w:noProof/>
        </w:rPr>
        <w:t>I</w:t>
      </w:r>
      <w:r w:rsidR="00226E80">
        <w:fldChar w:fldCharType="end"/>
      </w:r>
      <w:r>
        <w:t xml:space="preserve">. </w:t>
      </w:r>
      <w:r w:rsidR="007D4EDA">
        <w:t>Best fit parameters from the orientation and density gradient model.</w:t>
      </w:r>
    </w:p>
    <w:tbl>
      <w:tblPr>
        <w:tblStyle w:val="TableGrid"/>
        <w:tblW w:w="0" w:type="auto"/>
        <w:jc w:val="center"/>
        <w:tblLayout w:type="fixed"/>
        <w:tblCellMar>
          <w:left w:w="0" w:type="dxa"/>
          <w:right w:w="0" w:type="dxa"/>
        </w:tblCellMar>
        <w:tblLook w:val="04A0" w:firstRow="1" w:lastRow="0" w:firstColumn="1" w:lastColumn="0" w:noHBand="0" w:noVBand="1"/>
      </w:tblPr>
      <w:tblGrid>
        <w:gridCol w:w="1080"/>
        <w:gridCol w:w="1666"/>
        <w:gridCol w:w="1147"/>
        <w:gridCol w:w="1147"/>
      </w:tblGrid>
      <w:tr w:rsidR="00AB3DA3" w14:paraId="1DCF6E1D" w14:textId="5FCEBC4F" w:rsidTr="00724BDE">
        <w:trPr>
          <w:trHeight w:val="391"/>
          <w:jc w:val="center"/>
        </w:trPr>
        <w:tc>
          <w:tcPr>
            <w:tcW w:w="1080" w:type="dxa"/>
            <w:tcBorders>
              <w:top w:val="double" w:sz="4" w:space="0" w:color="auto"/>
              <w:left w:val="nil"/>
              <w:bottom w:val="single" w:sz="4" w:space="0" w:color="auto"/>
              <w:right w:val="nil"/>
            </w:tcBorders>
          </w:tcPr>
          <w:p w14:paraId="387FCF1C" w14:textId="5FA2D1AF" w:rsidR="00AB3DA3" w:rsidRPr="007A3B76" w:rsidRDefault="00AB3DA3" w:rsidP="001C748F">
            <w:pPr>
              <w:pStyle w:val="MainText"/>
              <w:ind w:firstLine="0"/>
              <w:rPr>
                <w:rFonts w:eastAsia="Yu Mincho"/>
                <w:b/>
                <w:bCs/>
              </w:rPr>
            </w:pPr>
            <w:r w:rsidRPr="007A3B76">
              <w:rPr>
                <w:rFonts w:eastAsia="Yu Mincho"/>
                <w:b/>
                <w:bCs/>
              </w:rPr>
              <w:t>Region</w:t>
            </w:r>
          </w:p>
        </w:tc>
        <w:tc>
          <w:tcPr>
            <w:tcW w:w="1666" w:type="dxa"/>
            <w:tcBorders>
              <w:top w:val="double" w:sz="4" w:space="0" w:color="auto"/>
              <w:left w:val="nil"/>
              <w:bottom w:val="single" w:sz="4" w:space="0" w:color="auto"/>
              <w:right w:val="nil"/>
            </w:tcBorders>
          </w:tcPr>
          <w:p w14:paraId="560B48C4" w14:textId="546B9353" w:rsidR="00AB3DA3" w:rsidRDefault="000D2055" w:rsidP="001C748F">
            <w:pPr>
              <w:pStyle w:val="MainText"/>
              <w:ind w:firstLine="0"/>
            </w:pPr>
            <m:oMathPara>
              <m:oMath>
                <m:r>
                  <w:rPr>
                    <w:rFonts w:ascii="Cambria Math" w:hAnsi="Cambria Math"/>
                  </w:rPr>
                  <m:t>γ</m:t>
                </m:r>
                <m:d>
                  <m:dPr>
                    <m:ctrlPr>
                      <w:rPr>
                        <w:rFonts w:ascii="Cambria Math" w:hAnsi="Cambria Math"/>
                        <w:i/>
                      </w:rPr>
                    </m:ctrlPr>
                  </m:dPr>
                  <m:e>
                    <m:r>
                      <w:rPr>
                        <w:rFonts w:ascii="Cambria Math" w:hAnsi="Cambria Math"/>
                      </w:rPr>
                      <m:t>∘</m:t>
                    </m:r>
                  </m:e>
                </m:d>
              </m:oMath>
            </m:oMathPara>
          </w:p>
        </w:tc>
        <w:tc>
          <w:tcPr>
            <w:tcW w:w="1147" w:type="dxa"/>
            <w:tcBorders>
              <w:top w:val="double" w:sz="4" w:space="0" w:color="auto"/>
              <w:left w:val="nil"/>
              <w:bottom w:val="single" w:sz="4" w:space="0" w:color="auto"/>
              <w:right w:val="nil"/>
            </w:tcBorders>
          </w:tcPr>
          <w:p w14:paraId="686E439C" w14:textId="21E990E2" w:rsidR="00AB3DA3" w:rsidRDefault="00AB3DA3" w:rsidP="001C748F">
            <w:pPr>
              <w:pStyle w:val="MainText"/>
              <w:ind w:firstLine="0"/>
            </w:pPr>
            <m:oMathPara>
              <m:oMath>
                <m:r>
                  <w:rPr>
                    <w:rFonts w:ascii="Cambria Math" w:hAnsi="Cambria Math"/>
                  </w:rPr>
                  <m:t>ρ(</m:t>
                </m:r>
                <m:f>
                  <m:fPr>
                    <m:type m:val="lin"/>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tc>
        <w:tc>
          <w:tcPr>
            <w:tcW w:w="1147" w:type="dxa"/>
            <w:tcBorders>
              <w:top w:val="double" w:sz="4" w:space="0" w:color="auto"/>
              <w:left w:val="nil"/>
              <w:bottom w:val="single" w:sz="4" w:space="0" w:color="auto"/>
              <w:right w:val="nil"/>
            </w:tcBorders>
          </w:tcPr>
          <w:p w14:paraId="69249A0D" w14:textId="0A7EB644" w:rsidR="00AB3DA3" w:rsidRDefault="000D2055" w:rsidP="001C748F">
            <w:pPr>
              <w:pStyle w:val="MainText"/>
              <w:ind w:firstLine="0"/>
            </w:pPr>
            <m:oMathPara>
              <m:oMath>
                <m:r>
                  <w:rPr>
                    <w:rFonts w:ascii="Cambria Math" w:hAnsi="Cambria Math"/>
                  </w:rPr>
                  <m:t>τ</m:t>
                </m:r>
                <m:d>
                  <m:dPr>
                    <m:ctrlPr>
                      <w:rPr>
                        <w:rFonts w:ascii="Cambria Math" w:hAnsi="Cambria Math"/>
                        <w:i/>
                      </w:rPr>
                    </m:ctrlPr>
                  </m:dPr>
                  <m:e>
                    <m:r>
                      <w:rPr>
                        <w:rFonts w:ascii="Cambria Math" w:hAnsi="Cambria Math"/>
                      </w:rPr>
                      <m:t>Å</m:t>
                    </m:r>
                  </m:e>
                </m:d>
              </m:oMath>
            </m:oMathPara>
          </w:p>
        </w:tc>
      </w:tr>
      <w:tr w:rsidR="00AB3DA3" w14:paraId="0AA55A7F" w14:textId="77777777" w:rsidTr="00BA32ED">
        <w:trPr>
          <w:trHeight w:val="391"/>
          <w:jc w:val="center"/>
        </w:trPr>
        <w:tc>
          <w:tcPr>
            <w:tcW w:w="1080" w:type="dxa"/>
            <w:tcBorders>
              <w:top w:val="single" w:sz="4" w:space="0" w:color="auto"/>
              <w:left w:val="nil"/>
              <w:bottom w:val="single" w:sz="4" w:space="0" w:color="auto"/>
              <w:right w:val="nil"/>
            </w:tcBorders>
          </w:tcPr>
          <w:p w14:paraId="64088A9A" w14:textId="425AD9BA" w:rsidR="00AB3DA3" w:rsidRPr="007A3B76" w:rsidRDefault="00AB3DA3" w:rsidP="001C748F">
            <w:pPr>
              <w:pStyle w:val="MainText"/>
              <w:ind w:firstLine="0"/>
              <w:rPr>
                <w:rFonts w:eastAsia="Yu Mincho"/>
                <w:b/>
                <w:bCs/>
              </w:rPr>
            </w:pPr>
            <w:r w:rsidRPr="007A3B76">
              <w:rPr>
                <w:rFonts w:eastAsia="Yu Mincho"/>
                <w:b/>
                <w:bCs/>
              </w:rPr>
              <w:t>Vac</w:t>
            </w:r>
          </w:p>
        </w:tc>
        <w:tc>
          <w:tcPr>
            <w:tcW w:w="1666" w:type="dxa"/>
            <w:tcBorders>
              <w:top w:val="single" w:sz="4" w:space="0" w:color="auto"/>
              <w:left w:val="nil"/>
              <w:bottom w:val="single" w:sz="4" w:space="0" w:color="auto"/>
              <w:right w:val="nil"/>
            </w:tcBorders>
            <w:vAlign w:val="center"/>
          </w:tcPr>
          <w:p w14:paraId="41A04295" w14:textId="1E51C18E" w:rsidR="00AB3DA3" w:rsidRDefault="007A3B76" w:rsidP="00BA32ED">
            <w:pPr>
              <w:pStyle w:val="MainText"/>
              <w:ind w:firstLine="0"/>
              <w:rPr>
                <w:rFonts w:eastAsia="Yu Mincho"/>
              </w:rPr>
            </w:pPr>
            <m:oMathPara>
              <m:oMath>
                <m:r>
                  <w:rPr>
                    <w:rFonts w:ascii="Cambria Math" w:eastAsia="Yu Mincho" w:hAnsi="Cambria Math"/>
                  </w:rPr>
                  <m:t>58.9(4)</m:t>
                </m:r>
              </m:oMath>
            </m:oMathPara>
          </w:p>
        </w:tc>
        <w:tc>
          <w:tcPr>
            <w:tcW w:w="1147" w:type="dxa"/>
            <w:tcBorders>
              <w:top w:val="single" w:sz="4" w:space="0" w:color="auto"/>
              <w:left w:val="nil"/>
              <w:bottom w:val="single" w:sz="4" w:space="0" w:color="auto"/>
              <w:right w:val="nil"/>
            </w:tcBorders>
            <w:vAlign w:val="center"/>
          </w:tcPr>
          <w:p w14:paraId="3C27306F" w14:textId="152891D9" w:rsidR="00AB3DA3" w:rsidRDefault="00A17B4A" w:rsidP="00BA32ED">
            <w:pPr>
              <w:pStyle w:val="MainText"/>
              <w:ind w:firstLine="0"/>
              <w:rPr>
                <w:rFonts w:eastAsia="Yu Mincho"/>
              </w:rPr>
            </w:pPr>
            <m:oMathPara>
              <m:oMath>
                <m:r>
                  <w:rPr>
                    <w:rFonts w:ascii="Cambria Math" w:eastAsia="Yu Mincho" w:hAnsi="Cambria Math"/>
                  </w:rPr>
                  <m:t>1.98(6)</m:t>
                </m:r>
              </m:oMath>
            </m:oMathPara>
          </w:p>
        </w:tc>
        <w:tc>
          <w:tcPr>
            <w:tcW w:w="1147" w:type="dxa"/>
            <w:tcBorders>
              <w:top w:val="single" w:sz="4" w:space="0" w:color="auto"/>
              <w:left w:val="nil"/>
              <w:bottom w:val="single" w:sz="4" w:space="0" w:color="auto"/>
              <w:right w:val="nil"/>
            </w:tcBorders>
            <w:vAlign w:val="center"/>
          </w:tcPr>
          <w:p w14:paraId="4679F827" w14:textId="4D490948" w:rsidR="00AB3DA3" w:rsidRDefault="007A3B76" w:rsidP="00BA32ED">
            <w:pPr>
              <w:pStyle w:val="MainText"/>
              <w:ind w:firstLine="0"/>
              <w:rPr>
                <w:rFonts w:eastAsia="Yu Mincho"/>
              </w:rPr>
            </w:pPr>
            <m:oMathPara>
              <m:oMath>
                <m:r>
                  <w:rPr>
                    <w:rFonts w:ascii="Cambria Math" w:eastAsia="Yu Mincho" w:hAnsi="Cambria Math"/>
                  </w:rPr>
                  <m:t>25(</m:t>
                </m:r>
                <m:r>
                  <w:rPr>
                    <w:rFonts w:ascii="Cambria Math" w:eastAsia="Yu Mincho" w:hAnsi="Cambria Math"/>
                  </w:rPr>
                  <m:t>1</m:t>
                </m:r>
                <m:r>
                  <w:rPr>
                    <w:rFonts w:ascii="Cambria Math" w:eastAsia="Yu Mincho" w:hAnsi="Cambria Math"/>
                  </w:rPr>
                  <m:t>)</m:t>
                </m:r>
              </m:oMath>
            </m:oMathPara>
          </w:p>
        </w:tc>
      </w:tr>
      <w:tr w:rsidR="00AB3DA3" w14:paraId="6AF2119F" w14:textId="77777777" w:rsidTr="00BA32ED">
        <w:trPr>
          <w:trHeight w:val="391"/>
          <w:jc w:val="center"/>
        </w:trPr>
        <w:tc>
          <w:tcPr>
            <w:tcW w:w="1080" w:type="dxa"/>
            <w:tcBorders>
              <w:top w:val="single" w:sz="4" w:space="0" w:color="auto"/>
              <w:left w:val="nil"/>
              <w:bottom w:val="single" w:sz="4" w:space="0" w:color="auto"/>
              <w:right w:val="nil"/>
            </w:tcBorders>
          </w:tcPr>
          <w:p w14:paraId="757CC837" w14:textId="28E6C084" w:rsidR="00AB3DA3" w:rsidRPr="007A3B76" w:rsidRDefault="00AB3DA3" w:rsidP="001C748F">
            <w:pPr>
              <w:pStyle w:val="MainText"/>
              <w:ind w:firstLine="0"/>
              <w:rPr>
                <w:rFonts w:eastAsia="Yu Mincho"/>
                <w:b/>
                <w:bCs/>
              </w:rPr>
            </w:pPr>
            <w:r w:rsidRPr="007A3B76">
              <w:rPr>
                <w:rFonts w:eastAsia="Yu Mincho"/>
                <w:b/>
                <w:bCs/>
              </w:rPr>
              <w:t>Bulk</w:t>
            </w:r>
          </w:p>
        </w:tc>
        <w:tc>
          <w:tcPr>
            <w:tcW w:w="1666" w:type="dxa"/>
            <w:tcBorders>
              <w:top w:val="single" w:sz="4" w:space="0" w:color="auto"/>
              <w:left w:val="nil"/>
              <w:bottom w:val="single" w:sz="4" w:space="0" w:color="auto"/>
              <w:right w:val="nil"/>
            </w:tcBorders>
            <w:vAlign w:val="center"/>
          </w:tcPr>
          <w:p w14:paraId="4F19E06A" w14:textId="6A29E549" w:rsidR="00AB3DA3" w:rsidRDefault="007A3B76" w:rsidP="00BA32ED">
            <w:pPr>
              <w:pStyle w:val="MainText"/>
              <w:ind w:firstLine="0"/>
              <w:rPr>
                <w:rFonts w:eastAsia="Yu Mincho"/>
              </w:rPr>
            </w:pPr>
            <m:oMathPara>
              <m:oMath>
                <m:r>
                  <w:rPr>
                    <w:rFonts w:ascii="Cambria Math" w:eastAsia="Yu Mincho" w:hAnsi="Cambria Math"/>
                  </w:rPr>
                  <m:t>72.9(4)</m:t>
                </m:r>
              </m:oMath>
            </m:oMathPara>
          </w:p>
        </w:tc>
        <w:tc>
          <w:tcPr>
            <w:tcW w:w="1147" w:type="dxa"/>
            <w:tcBorders>
              <w:top w:val="single" w:sz="4" w:space="0" w:color="auto"/>
              <w:left w:val="nil"/>
              <w:bottom w:val="single" w:sz="4" w:space="0" w:color="auto"/>
              <w:right w:val="nil"/>
            </w:tcBorders>
            <w:vAlign w:val="center"/>
          </w:tcPr>
          <w:p w14:paraId="2EC314B5" w14:textId="4EACA8D4" w:rsidR="00AB3DA3" w:rsidRDefault="00BA32ED" w:rsidP="00BA32ED">
            <w:pPr>
              <w:pStyle w:val="MainText"/>
              <w:ind w:firstLine="0"/>
              <w:rPr>
                <w:rFonts w:eastAsia="Yu Mincho"/>
              </w:rPr>
            </w:pPr>
            <m:oMathPara>
              <m:oMath>
                <m:r>
                  <w:rPr>
                    <w:rFonts w:ascii="Cambria Math" w:eastAsia="Yu Mincho" w:hAnsi="Cambria Math"/>
                    <w:shd w:val="clear" w:color="auto" w:fill="FFFFFF"/>
                  </w:rPr>
                  <m:t>1.6385(3)</m:t>
                </m:r>
              </m:oMath>
            </m:oMathPara>
          </w:p>
        </w:tc>
        <w:tc>
          <w:tcPr>
            <w:tcW w:w="1147" w:type="dxa"/>
            <w:tcBorders>
              <w:top w:val="single" w:sz="4" w:space="0" w:color="auto"/>
              <w:left w:val="nil"/>
              <w:bottom w:val="single" w:sz="4" w:space="0" w:color="auto"/>
              <w:right w:val="nil"/>
            </w:tcBorders>
            <w:vAlign w:val="center"/>
          </w:tcPr>
          <w:p w14:paraId="0CFE2133" w14:textId="7A850FDD" w:rsidR="00AB3DA3" w:rsidRDefault="007A3B76" w:rsidP="00BA32ED">
            <w:pPr>
              <w:pStyle w:val="MainText"/>
              <w:ind w:firstLine="0"/>
              <w:rPr>
                <w:rFonts w:eastAsia="Yu Mincho"/>
              </w:rPr>
            </w:pPr>
            <m:oMathPara>
              <m:oMath>
                <m:r>
                  <w:rPr>
                    <w:rFonts w:ascii="Cambria Math" w:eastAsia="Yu Mincho" w:hAnsi="Cambria Math"/>
                  </w:rPr>
                  <m:t>N/A</m:t>
                </m:r>
              </m:oMath>
            </m:oMathPara>
          </w:p>
        </w:tc>
      </w:tr>
      <w:tr w:rsidR="00AB3DA3" w14:paraId="5331F2C3" w14:textId="77777777" w:rsidTr="00BA32ED">
        <w:trPr>
          <w:trHeight w:val="391"/>
          <w:jc w:val="center"/>
        </w:trPr>
        <w:tc>
          <w:tcPr>
            <w:tcW w:w="1080" w:type="dxa"/>
            <w:tcBorders>
              <w:top w:val="single" w:sz="4" w:space="0" w:color="auto"/>
              <w:left w:val="nil"/>
              <w:bottom w:val="double" w:sz="4" w:space="0" w:color="auto"/>
              <w:right w:val="nil"/>
            </w:tcBorders>
          </w:tcPr>
          <w:p w14:paraId="7861A8CE" w14:textId="4E2C016A" w:rsidR="00AB3DA3" w:rsidRPr="007A3B76" w:rsidRDefault="00AB3DA3" w:rsidP="00AB3DA3">
            <w:pPr>
              <w:pStyle w:val="MainText"/>
              <w:ind w:firstLine="0"/>
              <w:rPr>
                <w:rFonts w:eastAsia="Yu Mincho"/>
                <w:b/>
                <w:bCs/>
              </w:rPr>
            </w:pPr>
            <w:r w:rsidRPr="007A3B76">
              <w:rPr>
                <w:rFonts w:eastAsia="Yu Mincho"/>
                <w:b/>
                <w:bCs/>
              </w:rPr>
              <w:t>Si</w:t>
            </w:r>
          </w:p>
        </w:tc>
        <w:tc>
          <w:tcPr>
            <w:tcW w:w="1666" w:type="dxa"/>
            <w:tcBorders>
              <w:top w:val="single" w:sz="4" w:space="0" w:color="auto"/>
              <w:left w:val="nil"/>
              <w:bottom w:val="double" w:sz="4" w:space="0" w:color="auto"/>
              <w:right w:val="nil"/>
            </w:tcBorders>
            <w:vAlign w:val="center"/>
          </w:tcPr>
          <w:p w14:paraId="5595CC24" w14:textId="04EF7D8C" w:rsidR="00AB3DA3" w:rsidRDefault="007A3B76" w:rsidP="00BA32ED">
            <w:pPr>
              <w:pStyle w:val="MainText"/>
              <w:ind w:firstLine="0"/>
              <w:rPr>
                <w:rFonts w:eastAsia="Yu Mincho"/>
              </w:rPr>
            </w:pPr>
            <m:oMathPara>
              <m:oMath>
                <m:r>
                  <w:rPr>
                    <w:rFonts w:ascii="Cambria Math" w:eastAsia="Yu Mincho" w:hAnsi="Cambria Math"/>
                  </w:rPr>
                  <m:t>25.5(8)</m:t>
                </m:r>
              </m:oMath>
            </m:oMathPara>
          </w:p>
        </w:tc>
        <w:tc>
          <w:tcPr>
            <w:tcW w:w="1147" w:type="dxa"/>
            <w:tcBorders>
              <w:top w:val="single" w:sz="4" w:space="0" w:color="auto"/>
              <w:left w:val="nil"/>
              <w:bottom w:val="double" w:sz="4" w:space="0" w:color="auto"/>
              <w:right w:val="nil"/>
            </w:tcBorders>
            <w:vAlign w:val="center"/>
          </w:tcPr>
          <w:p w14:paraId="6EC561A8" w14:textId="4C1E8FC0" w:rsidR="00AB3DA3" w:rsidRDefault="007A3B76" w:rsidP="00BA32ED">
            <w:pPr>
              <w:pStyle w:val="MainText"/>
              <w:ind w:firstLine="0"/>
              <w:rPr>
                <w:rFonts w:eastAsia="Yu Mincho"/>
              </w:rPr>
            </w:pPr>
            <m:oMathPara>
              <m:oMath>
                <m:r>
                  <w:rPr>
                    <w:rFonts w:ascii="Cambria Math" w:eastAsia="Yu Mincho" w:hAnsi="Cambria Math"/>
                  </w:rPr>
                  <m:t>.87(6)</m:t>
                </m:r>
              </m:oMath>
            </m:oMathPara>
          </w:p>
        </w:tc>
        <w:tc>
          <w:tcPr>
            <w:tcW w:w="1147" w:type="dxa"/>
            <w:tcBorders>
              <w:top w:val="single" w:sz="4" w:space="0" w:color="auto"/>
              <w:left w:val="nil"/>
              <w:bottom w:val="double" w:sz="4" w:space="0" w:color="auto"/>
              <w:right w:val="nil"/>
            </w:tcBorders>
            <w:vAlign w:val="center"/>
          </w:tcPr>
          <w:p w14:paraId="25406F68" w14:textId="67F4383D" w:rsidR="00AB3DA3" w:rsidRDefault="007A3B76" w:rsidP="00BA32ED">
            <w:pPr>
              <w:pStyle w:val="MainText"/>
              <w:ind w:firstLine="0"/>
              <w:rPr>
                <w:rFonts w:eastAsia="Yu Mincho"/>
              </w:rPr>
            </w:pPr>
            <m:oMathPara>
              <m:oMath>
                <m:r>
                  <w:rPr>
                    <w:rFonts w:ascii="Cambria Math" w:eastAsia="Yu Mincho" w:hAnsi="Cambria Math"/>
                  </w:rPr>
                  <m:t>16.9(7)</m:t>
                </m:r>
              </m:oMath>
            </m:oMathPara>
          </w:p>
        </w:tc>
      </w:tr>
    </w:tbl>
    <w:p w14:paraId="3269A3C0" w14:textId="5AC59770" w:rsidR="005C428C" w:rsidRDefault="00B72D2E" w:rsidP="005C428C">
      <w:pPr>
        <w:pStyle w:val="MainText"/>
      </w:pPr>
      <w:r>
        <w:rPr>
          <w:noProof/>
        </w:rPr>
        <mc:AlternateContent>
          <mc:Choice Requires="wpg">
            <w:drawing>
              <wp:anchor distT="0" distB="0" distL="114300" distR="114300" simplePos="0" relativeHeight="251661314" behindDoc="0" locked="0" layoutInCell="1" allowOverlap="1" wp14:anchorId="403DE917" wp14:editId="447CBE7F">
                <wp:simplePos x="0" y="0"/>
                <wp:positionH relativeFrom="column">
                  <wp:posOffset>31750</wp:posOffset>
                </wp:positionH>
                <wp:positionV relativeFrom="paragraph">
                  <wp:posOffset>-2568575</wp:posOffset>
                </wp:positionV>
                <wp:extent cx="3200400" cy="6558280"/>
                <wp:effectExtent l="0" t="0" r="0" b="0"/>
                <wp:wrapSquare wrapText="bothSides"/>
                <wp:docPr id="1842950487" name="Group 4"/>
                <wp:cNvGraphicFramePr/>
                <a:graphic xmlns:a="http://schemas.openxmlformats.org/drawingml/2006/main">
                  <a:graphicData uri="http://schemas.microsoft.com/office/word/2010/wordprocessingGroup">
                    <wpg:wgp>
                      <wpg:cNvGrpSpPr/>
                      <wpg:grpSpPr>
                        <a:xfrm>
                          <a:off x="0" y="0"/>
                          <a:ext cx="3200400" cy="6558280"/>
                          <a:chOff x="-35442" y="0"/>
                          <a:chExt cx="3200400" cy="6558786"/>
                        </a:xfrm>
                      </wpg:grpSpPr>
                      <pic:pic xmlns:pic="http://schemas.openxmlformats.org/drawingml/2006/picture">
                        <pic:nvPicPr>
                          <pic:cNvPr id="367646478"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3240" cy="5029200"/>
                          </a:xfrm>
                          <a:prstGeom prst="rect">
                            <a:avLst/>
                          </a:prstGeom>
                        </pic:spPr>
                      </pic:pic>
                      <wps:wsp>
                        <wps:cNvPr id="2075798090" name="Text Box 1"/>
                        <wps:cNvSpPr txBox="1"/>
                        <wps:spPr>
                          <a:xfrm>
                            <a:off x="-35442" y="4968746"/>
                            <a:ext cx="3200400" cy="1590040"/>
                          </a:xfrm>
                          <a:prstGeom prst="rect">
                            <a:avLst/>
                          </a:prstGeom>
                          <a:solidFill>
                            <a:prstClr val="white"/>
                          </a:solidFill>
                          <a:ln>
                            <a:noFill/>
                          </a:ln>
                        </wps:spPr>
                        <wps:txbx>
                          <w:txbxContent>
                            <w:p w14:paraId="207931F4" w14:textId="3B16199A" w:rsidR="00B72D2E" w:rsidRPr="00937316" w:rsidRDefault="00B72D2E" w:rsidP="00B72D2E">
                              <w:pPr>
                                <w:pStyle w:val="Caption"/>
                                <w:ind w:firstLine="0"/>
                              </w:pPr>
                              <w:r>
                                <w:t xml:space="preserve">FIG. </w:t>
                              </w:r>
                              <w:r>
                                <w:fldChar w:fldCharType="begin"/>
                              </w:r>
                              <w:r>
                                <w:instrText xml:space="preserve"> SEQ Figure \* ARABIC </w:instrText>
                              </w:r>
                              <w:r>
                                <w:fldChar w:fldCharType="separate"/>
                              </w:r>
                              <w:r>
                                <w:rPr>
                                  <w:noProof/>
                                </w:rPr>
                                <w:t>4</w:t>
                              </w:r>
                              <w:r>
                                <w:fldChar w:fldCharType="end"/>
                              </w:r>
                              <w:r w:rsidRPr="00B72D2E">
                                <w:t xml:space="preserve"> </w:t>
                              </w:r>
                              <w:r w:rsidRPr="00B74001">
                                <w:t>Orientation and density</w:t>
                              </w:r>
                              <w:r>
                                <w:t xml:space="preserve"> gradient model</w:t>
                              </w:r>
                              <w:r w:rsidRPr="00B74001">
                                <w:t xml:space="preserve">. </w:t>
                              </w:r>
                              <w:r w:rsidRPr="00B74001">
                                <w:rPr>
                                  <w:b/>
                                  <w:bCs/>
                                </w:rPr>
                                <w:t>(a)</w:t>
                              </w:r>
                              <w:r>
                                <w:t xml:space="preserve"> s- and p-pol PXR fits near the 283.7 eV Brewster angle for the DFT slab (dashed), free tensor (solid), and orientation gradient (Red) models, with p-polarized residuals shown below on the shared q-axis.</w:t>
                              </w:r>
                              <w:r w:rsidRPr="00B74001">
                                <w:t xml:space="preserve"> </w:t>
                              </w:r>
                              <w:r w:rsidRPr="00B74001">
                                <w:rPr>
                                  <w:b/>
                                  <w:bCs/>
                                </w:rPr>
                                <w:t>(b)</w:t>
                              </w:r>
                              <w:r w:rsidRPr="00B74001">
                                <w:t xml:space="preserve"> </w:t>
                              </w:r>
                              <w:r>
                                <w:t xml:space="preserve">A real space illustration constructed directly from the fitted orientation and density profiles to be treated as an illustration </w:t>
                              </w:r>
                              <w:r>
                                <w:rPr>
                                  <w:b/>
                                  <w:bCs/>
                                </w:rPr>
                                <w:t>(d)</w:t>
                              </w:r>
                              <w:r>
                                <w:t xml:space="preserve"> density </w:t>
                              </w:r>
                              <w:r w:rsidRPr="00B74001">
                                <w:t xml:space="preserve">depth profile of the </w:t>
                              </w:r>
                              <w:r>
                                <w:t>gradient</w:t>
                              </w:r>
                              <w:r w:rsidRPr="00B74001">
                                <w:t xml:space="preserve"> model (red)</w:t>
                              </w:r>
                              <w:r>
                                <w:t xml:space="preserve"> against the DFT slab fit with characteristic interfacial widths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v</m:t>
                                    </m:r>
                                    <m:r>
                                      <w:rPr>
                                        <w:rFonts w:ascii="Cambria Math" w:hAnsi="Cambria Math"/>
                                      </w:rPr>
                                      <m:t>ac</m:t>
                                    </m:r>
                                  </m:sub>
                                </m:sSub>
                              </m:oMath>
                              <w:r>
                                <w:t xml:space="preserve"> with RMS surface roughness accounted for in the red density trace.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03DE917" id="_x0000_s1030" style="position:absolute;left:0;text-align:left;margin-left:2.5pt;margin-top:-202.25pt;width:252pt;height:516.4pt;z-index:251661314;mso-width-relative:margin;mso-height-relative:margin" coordorigin="-354" coordsize="32004,655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">
                <v:shape id="Picture 1" o:spid="_x0000_s1031" type="#_x0000_t75" style="position:absolute;width:30632;height:502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">
                  <v:imagedata r:id="rId21" o:title=""/>
                </v:shape>
                <v:shape id="_x0000_s1032" type="#_x0000_t202" style="position:absolute;left:-354;top:49687;width:32003;height:15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" stroked="f">
                  <v:textbox style="mso-fit-shape-to-text:t" inset="0,0,0,0">
                    <w:txbxContent>
                      <w:p w14:paraId="207931F4" w14:textId="3B16199A" w:rsidR="00B72D2E" w:rsidRPr="00937316" w:rsidRDefault="00B72D2E" w:rsidP="00B72D2E">
                        <w:pPr>
                          <w:pStyle w:val="Caption"/>
                          <w:ind w:firstLine="0"/>
                        </w:pPr>
                        <w:r>
                          <w:t xml:space="preserve">FIG. </w:t>
                        </w:r>
                        <w:r>
                          <w:fldChar w:fldCharType="begin"/>
                        </w:r>
                        <w:r>
                          <w:instrText xml:space="preserve"> SEQ Figure \* ARABIC </w:instrText>
                        </w:r>
                        <w:r>
                          <w:fldChar w:fldCharType="separate"/>
                        </w:r>
                        <w:r>
                          <w:rPr>
                            <w:noProof/>
                          </w:rPr>
                          <w:t>4</w:t>
                        </w:r>
                        <w:r>
                          <w:fldChar w:fldCharType="end"/>
                        </w:r>
                        <w:r w:rsidRPr="00B72D2E">
                          <w:t xml:space="preserve"> </w:t>
                        </w:r>
                        <w:r w:rsidRPr="00B74001">
                          <w:t>Orientation and density</w:t>
                        </w:r>
                        <w:r>
                          <w:t xml:space="preserve"> gradient model</w:t>
                        </w:r>
                        <w:r w:rsidRPr="00B74001">
                          <w:t xml:space="preserve">. </w:t>
                        </w:r>
                        <w:r w:rsidRPr="00B74001">
                          <w:rPr>
                            <w:b/>
                            <w:bCs/>
                          </w:rPr>
                          <w:t>(a)</w:t>
                        </w:r>
                        <w:r>
                          <w:t xml:space="preserve"> s- and p-pol PXR fits near the 283.7 eV Brewster angle for the DFT slab (dashed), free tensor (solid), and orientation gradient (Red) models, with p-polarized residuals shown below on the shared q-axis.</w:t>
                        </w:r>
                        <w:r w:rsidRPr="00B74001">
                          <w:t xml:space="preserve"> </w:t>
                        </w:r>
                        <w:r w:rsidRPr="00B74001">
                          <w:rPr>
                            <w:b/>
                            <w:bCs/>
                          </w:rPr>
                          <w:t>(b)</w:t>
                        </w:r>
                        <w:r w:rsidRPr="00B74001">
                          <w:t xml:space="preserve"> </w:t>
                        </w:r>
                        <w:r>
                          <w:t xml:space="preserve">A real space illustration constructed directly from the fitted orientation and density profiles to be treated as an illustration </w:t>
                        </w:r>
                        <w:r>
                          <w:rPr>
                            <w:b/>
                            <w:bCs/>
                          </w:rPr>
                          <w:t>(d)</w:t>
                        </w:r>
                        <w:r>
                          <w:t xml:space="preserve"> density </w:t>
                        </w:r>
                        <w:r w:rsidRPr="00B74001">
                          <w:t xml:space="preserve">depth profile of the </w:t>
                        </w:r>
                        <w:r>
                          <w:t>gradient</w:t>
                        </w:r>
                        <w:r w:rsidRPr="00B74001">
                          <w:t xml:space="preserve"> model (red)</w:t>
                        </w:r>
                        <w:r>
                          <w:t xml:space="preserve"> against the DFT slab fit with characteristic interfacial widths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v</m:t>
                              </m:r>
                              <m:r>
                                <w:rPr>
                                  <w:rFonts w:ascii="Cambria Math" w:hAnsi="Cambria Math"/>
                                </w:rPr>
                                <m:t>ac</m:t>
                              </m:r>
                            </m:sub>
                          </m:sSub>
                        </m:oMath>
                        <w:r>
                          <w:t xml:space="preserve"> with RMS surface roughness accounted for in the red density trace.</w:t>
                        </w:r>
                      </w:p>
                    </w:txbxContent>
                  </v:textbox>
                </v:shape>
                <w10:wrap type="square"/>
              </v:group>
            </w:pict>
          </mc:Fallback>
        </mc:AlternateContent>
      </w:r>
      <w:commentRangeStart w:id="58"/>
      <w:r w:rsidR="005C428C">
        <w:t xml:space="preserve">The recovered structure is a single </w:t>
      </w:r>
      <w:commentRangeEnd w:id="58"/>
      <w:r w:rsidR="008370C5">
        <w:rPr>
          <w:rStyle w:val="CommentReference"/>
          <w:sz w:val="20"/>
          <w:szCs w:val="20"/>
        </w:rPr>
        <w:commentReference w:id="58"/>
      </w:r>
      <w:r w:rsidR="005C428C">
        <w:t xml:space="preserve">ZnPc </w:t>
      </w:r>
      <w:r w:rsidR="00C707C7">
        <w:t>layer</w:t>
      </w:r>
      <w:r w:rsidR="005C428C">
        <w:t xml:space="preserve"> whose orientation and density vary continuously though the film, plotted in </w:t>
      </w:r>
      <w:r w:rsidR="005C428C" w:rsidRPr="009B419A">
        <w:rPr>
          <w:b/>
          <w:bCs/>
        </w:rPr>
        <w:t>Fig 4b</w:t>
      </w:r>
      <w:r w:rsidR="002523F2">
        <w:rPr>
          <w:b/>
          <w:bCs/>
        </w:rPr>
        <w:t xml:space="preserve"> &amp; </w:t>
      </w:r>
      <w:r w:rsidR="005C428C" w:rsidRPr="009B419A">
        <w:rPr>
          <w:b/>
          <w:bCs/>
        </w:rPr>
        <w:t>c</w:t>
      </w:r>
      <w:r w:rsidR="005C428C">
        <w:t xml:space="preserve">. The bulk tilt </w:t>
      </w:r>
      <w:r w:rsidR="00F173A2">
        <w:t xml:space="preserve">of </w:t>
      </w:r>
      <m:oMath>
        <m:r>
          <w:rPr>
            <w:rFonts w:ascii="Cambria Math" w:hAnsi="Cambria Math"/>
          </w:rPr>
          <m:t>72.9</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m:t>
            </m:r>
          </m:sup>
        </m:sSup>
      </m:oMath>
      <w:r w:rsidR="00F173A2">
        <w:t xml:space="preserve"> is</w:t>
      </w:r>
      <w:r w:rsidR="005C428C">
        <w:t xml:space="preserve"> consistent with the film averaged orientation from </w:t>
      </w:r>
      <w:r w:rsidR="00423C5D">
        <w:t>AR-</w:t>
      </w:r>
      <w:r w:rsidR="005C428C">
        <w:t>NEXAFS (</w:t>
      </w:r>
      <w:r w:rsidR="009B419A" w:rsidRPr="001B0883">
        <w:rPr>
          <w:b/>
          <w:bCs/>
          <w:highlight w:val="cyan"/>
          <w:rPrChange w:id="59" w:author="Heilman, Harlan Duvall" w:date="2026-08-30T13:52:00Z" w16du:dateUtc="2026-08-30T20:52:00Z">
            <w:rPr>
              <w:b/>
              <w:bCs/>
            </w:rPr>
          </w:rPrChange>
        </w:rPr>
        <w:t xml:space="preserve">Fig </w:t>
      </w:r>
      <w:r w:rsidR="005C428C" w:rsidRPr="001B0883">
        <w:rPr>
          <w:b/>
          <w:bCs/>
          <w:highlight w:val="cyan"/>
          <w:rPrChange w:id="60" w:author="Heilman, Harlan Duvall" w:date="2026-08-30T13:52:00Z" w16du:dateUtc="2026-08-30T20:52:00Z">
            <w:rPr>
              <w:b/>
              <w:bCs/>
            </w:rPr>
          </w:rPrChange>
        </w:rPr>
        <w:t>S</w:t>
      </w:r>
      <w:ins w:id="61" w:author="Heilman, Harlan Duvall" w:date="2026-08-30T13:52:00Z" w16du:dateUtc="2026-08-30T20:52:00Z">
        <w:r w:rsidR="0062731D" w:rsidRPr="001B0883">
          <w:rPr>
            <w:b/>
            <w:bCs/>
            <w:highlight w:val="cyan"/>
            <w:rPrChange w:id="62" w:author="Heilman, Harlan Duvall" w:date="2026-08-30T13:52:00Z" w16du:dateUtc="2026-08-30T20:52:00Z">
              <w:rPr>
                <w:b/>
                <w:bCs/>
              </w:rPr>
            </w:rPrChange>
          </w:rPr>
          <w:t>5</w:t>
        </w:r>
      </w:ins>
      <w:del w:id="63" w:author="Heilman, Harlan Duvall" w:date="2026-08-30T13:51:00Z" w16du:dateUtc="2026-08-30T20:51:00Z">
        <w:r w:rsidR="005C428C" w:rsidRPr="009B419A" w:rsidDel="00273AF0">
          <w:rPr>
            <w:b/>
            <w:bCs/>
          </w:rPr>
          <w:delText>8</w:delText>
        </w:r>
      </w:del>
      <w:r w:rsidR="005C428C">
        <w:t xml:space="preserve">). At the silicon interface the profile descends to a face-on </w:t>
      </w:r>
      <m:oMath>
        <m:r>
          <w:rPr>
            <w:rFonts w:ascii="Cambria Math" w:hAnsi="Cambria Math"/>
          </w:rPr>
          <m:t>21</m:t>
        </m:r>
        <m:sSup>
          <m:sSupPr>
            <m:ctrlPr>
              <w:rPr>
                <w:rFonts w:ascii="Cambria Math" w:hAnsi="Cambria Math"/>
                <w:i/>
              </w:rPr>
            </m:ctrlPr>
          </m:sSupPr>
          <m:e>
            <m:r>
              <w:rPr>
                <w:rFonts w:ascii="Cambria Math" w:hAnsi="Cambria Math"/>
              </w:rPr>
              <m:t>.1</m:t>
            </m:r>
            <m:d>
              <m:dPr>
                <m:ctrlPr>
                  <w:rPr>
                    <w:rFonts w:ascii="Cambria Math" w:hAnsi="Cambria Math"/>
                    <w:i/>
                  </w:rPr>
                </m:ctrlPr>
              </m:dPr>
              <m:e>
                <m:r>
                  <w:rPr>
                    <w:rFonts w:ascii="Cambria Math" w:hAnsi="Cambria Math"/>
                  </w:rPr>
                  <m:t>1</m:t>
                </m:r>
              </m:e>
            </m:d>
          </m:e>
          <m:sup>
            <m:r>
              <w:rPr>
                <w:rFonts w:ascii="Cambria Math" w:hAnsi="Cambria Math"/>
              </w:rPr>
              <m:t>∘</m:t>
            </m:r>
          </m:sup>
        </m:sSup>
      </m:oMath>
      <w:r w:rsidR="005C428C">
        <w:t xml:space="preserve">, lower </w:t>
      </w:r>
      <w:commentRangeStart w:id="64"/>
      <w:r w:rsidR="005C428C">
        <w:t>density</w:t>
      </w:r>
      <w:commentRangeEnd w:id="64"/>
      <w:r w:rsidR="008370C5">
        <w:rPr>
          <w:rStyle w:val="CommentReference"/>
          <w:sz w:val="20"/>
          <w:szCs w:val="20"/>
        </w:rPr>
        <w:commentReference w:id="64"/>
      </w:r>
      <w:r w:rsidR="00CD4194">
        <w:t xml:space="preserve"> </w:t>
      </w:r>
      <w:r w:rsidR="005C428C">
        <w:t xml:space="preserve">layer with characteristic thickness </w:t>
      </w:r>
      <m:oMath>
        <m:sSub>
          <m:sSubPr>
            <m:ctrlPr>
              <w:rPr>
                <w:rFonts w:ascii="Cambria Math" w:hAnsi="Cambria Math"/>
                <w:i/>
              </w:rPr>
            </m:ctrlPr>
          </m:sSubPr>
          <m:e>
            <m:r>
              <w:rPr>
                <w:rFonts w:ascii="Cambria Math" w:hAnsi="Cambria Math"/>
              </w:rPr>
              <m:t>τ</m:t>
            </m:r>
          </m:e>
          <m:sub>
            <m:r>
              <w:rPr>
                <w:rFonts w:ascii="Cambria Math" w:hAnsi="Cambria Math"/>
              </w:rPr>
              <m:t>Si</m:t>
            </m:r>
          </m:sub>
        </m:sSub>
        <m:r>
          <w:rPr>
            <w:rFonts w:ascii="Cambria Math" w:hAnsi="Cambria Math"/>
          </w:rPr>
          <m:t>=16.1</m:t>
        </m:r>
        <m:d>
          <m:dPr>
            <m:ctrlPr>
              <w:rPr>
                <w:rFonts w:ascii="Cambria Math" w:hAnsi="Cambria Math"/>
                <w:i/>
              </w:rPr>
            </m:ctrlPr>
          </m:dPr>
          <m:e>
            <m:r>
              <w:rPr>
                <w:rFonts w:ascii="Cambria Math" w:hAnsi="Cambria Math"/>
              </w:rPr>
              <m:t>2</m:t>
            </m:r>
          </m:e>
        </m:d>
        <m:r>
          <w:rPr>
            <w:rFonts w:ascii="Cambria Math" w:hAnsi="Cambria Math"/>
          </w:rPr>
          <m:t>Å</m:t>
        </m:r>
      </m:oMath>
      <w:r w:rsidR="005C428C">
        <w:t xml:space="preserve">. </w:t>
      </w:r>
      <w:r w:rsidR="00C71896">
        <w:t>G</w:t>
      </w:r>
      <w:r w:rsidR="005C428C">
        <w:t xml:space="preserve">rowth characteristics </w:t>
      </w:r>
      <w:r w:rsidR="008F3DEA">
        <w:t xml:space="preserve">inconsistent with substrate patterning </w:t>
      </w:r>
      <w:r w:rsidR="005C428C">
        <w:t xml:space="preserve">have been previously inferred for both ZnPc and </w:t>
      </w:r>
      <w:r w:rsidR="00AB03AB">
        <w:t xml:space="preserve">other </w:t>
      </w:r>
      <w:r w:rsidR="005C428C">
        <w:t>Pc</w:t>
      </w:r>
      <w:r w:rsidR="00AB03AB">
        <w:t xml:space="preserve"> </w:t>
      </w:r>
      <w:r w:rsidR="005C428C">
        <w:t>analogs</w:t>
      </w:r>
      <w:r w:rsidR="00AB03AB">
        <w:t>,</w:t>
      </w:r>
      <w:r w:rsidR="005C428C">
        <w:t xml:space="preserve"> yet the </w:t>
      </w:r>
      <w:r w:rsidR="00134561">
        <w:t>interfacial</w:t>
      </w:r>
      <w:r w:rsidR="005C428C">
        <w:t xml:space="preserve"> orientation has not been measured to the authors understanding.</w:t>
      </w:r>
      <w:commentRangeStart w:id="65"/>
      <w:r w:rsidR="005C428C">
        <w:fldChar w:fldCharType="begin"/>
      </w:r>
      <w:r w:rsidR="00672AB5">
        <w:instrText xml:space="preserve"> ADDIN ZOTERO_ITEM CSL_CITATION {"citationID":"MbTSNayY","properties":{"unsorted":false,"formattedCitation":"\\uc0\\u160{}[14,44,45]","plainCitation":" [14,44,45]","noteIndex":0},"citationItems":[{"id":1719,"uris":["http://zotero.org/groups/4874203/items/ZPPI5XHE"],"itemData":{"id":1719,"type":"article-journal","abstract":"We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672AB5">
        <w:rPr>
          <w:rFonts w:ascii="Cambria Math" w:hAnsi="Cambria Math" w:cs="Cambria Math"/>
        </w:rPr>
        <w:instrText>𝛾</w:instrText>
      </w:r>
      <w:r w:rsidR="00672AB5">
        <w:instrText xml:space="preserve">-ZnPc polymorph thereafter (thickness ≈1.0 nm). As the growth of the bulk </w:instrText>
      </w:r>
      <w:r w:rsidR="00672AB5">
        <w:rPr>
          <w:rFonts w:ascii="Cambria Math" w:hAnsi="Cambria Math" w:cs="Cambria Math"/>
        </w:rPr>
        <w:instrText>𝛾</w:instrText>
      </w:r>
      <w:r w:rsidR="00672AB5">
        <w:instrText xml:space="preserve">-ZnPc progresses, a substantial out-of-plane lattice strain ( ≈15% relative to </w:instrText>
      </w:r>
      <w:r w:rsidR="00672AB5">
        <w:rPr>
          <w:rFonts w:ascii="Cambria Math" w:hAnsi="Cambria Math" w:cs="Cambria Math"/>
        </w:rPr>
        <w:instrText>𝛾</w:instrText>
      </w:r>
      <w:r w:rsidR="00672AB5">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1722,"uris":["http://zotero.org/groups/4874203/items/4NJT6MAK"],"itemData":{"id":1722,"type":"article-journal","abstract":"We present an experimental study on the first stages of the thin film growth of the organic molecule F16CuPc (hexadecafluoro-copper-phthalocyanines) on SiO2. By means of in situ X-ray reflectivity, in situ grazing incidence X-ray diffraction (GIXD), and ex situ atomic force microscopy (AFM), we provide a detailed picture of the film growth mode and its structural evolution at the nanometer scale. We discovered the formation of a low-density layer of molecular aggregates with heights between 5 and 10 Å at the interface with the SiO2 and show that, on top of this interfacial layer, the nucleation and two-dimensional growth of elongated islands of upright standing molecules take place. Structural changes are observed, pointing to significant relaxations of the lattice parameters within the first layers of standing molecules.","citation-key":"deoteyzaStructuralRearrangementsInitial2006","container-title":"The Journal of Physical Chemistry B","DOI":"10.1021/jp061889u","ISSN":"1520-6106","issue":"33","journalAbbreviation":"J. Phys. Chem. B","language":"en-US","page":"16618-16623","publisher":"American Chemical Society","source":"ACS Publications","title":"Structural Rearrangements During the Initial Growth Stages of Organic Thin Films of F16CuPc on SiO2","volume":"110","author":[{"family":"Oteyza","given":"Dimas G.","non-dropping-particle":"de"},{"family":"Barrena","given":"Esther"},{"family":"Sellner","given":"Stefan"},{"family":"Ossó","given":"J. Oriol"},{"family":"Dosch","given":"Helmut"}],"issued":{"date-parts":[["2006",8,1]]}}},{"id":1920,"uris":["http://zotero.org/groups/4874203/items/VL2IVPRD"],"itemData":{"id":1920,"type":"article-journal","abstract":"Thin films of hexadecafluorophthalocyanine (F16CuPc) were grown by organic molecular beam deposition (OMBD) under ultra high vacuum (UHV) conditions on oxidized Si(001) substrates. The film thicknesses ranged from 120 to 450 Å and the substrate temperature was varied from −150 to 300 °C. X-ray diffraction and atomic force microscopy (AFM) were used to characterize the structure and morphology of the layers. Spectroscopic ellipsometry was employed to determine the dielectric properties and to locate characteristic transitions between 1.4 and 3.7 eV. The correlation of the electronic properties with the molecular packing in the films is discussed. The results are compared to the case of F16CuPc films grown on stepped sapphire surfaces, which differ in their lateral ordering behavior.","citation-key":"ossoStructureMorphologyOptical2004","collection-title":"Current Trends in Crystalline Organic Semiconductors: Growth Modelling and Fundamental Properties","container-title":"Organic Electronics","DOI":"10.1016/j.orgel.2004.01.006","ISSN":"1566-1199","issue":"1","journalAbbreviation":"Organic Electronics","page":"135-140","source":"ScienceDirect","title":"Structure, morphology, and optical properties of thin films of F16CuPc grown on silicon dioxide","volume":"5","author":[{"family":"Ossó","given":"J. O."},{"family":"Schreiber","given":"F."},{"family":"Alonso","given":"M. I."},{"family":"Garriga","given":"M."},{"family":"Barrena","given":"E."},{"family":"Dosch","given":"H."}],"issued":{"date-parts":[["2004",3,1]]}}}],"schema":"https://github.com/citation-style-language/schema/raw/master/csl-citation.json"} </w:instrText>
      </w:r>
      <w:r w:rsidR="005C428C">
        <w:fldChar w:fldCharType="separate"/>
      </w:r>
      <w:r w:rsidR="00672AB5" w:rsidRPr="00672AB5">
        <w:rPr>
          <w:rFonts w:eastAsiaTheme="minorHAnsi"/>
          <w:kern w:val="0"/>
          <w:szCs w:val="24"/>
        </w:rPr>
        <w:t> [14,44,45]</w:t>
      </w:r>
      <w:r w:rsidR="005C428C">
        <w:fldChar w:fldCharType="end"/>
      </w:r>
      <w:commentRangeEnd w:id="65"/>
      <w:r w:rsidR="008370C5">
        <w:rPr>
          <w:rStyle w:val="CommentReference"/>
          <w:sz w:val="20"/>
          <w:szCs w:val="20"/>
        </w:rPr>
        <w:commentReference w:id="65"/>
      </w:r>
      <w:r w:rsidR="005C428C">
        <w:t xml:space="preserve"> At the free surface the orientation relaxes </w:t>
      </w:r>
      <w:r w:rsidR="00F8538F">
        <w:t xml:space="preserve">to </w:t>
      </w:r>
      <w:r w:rsidR="006E342B">
        <w:t xml:space="preserve">the magic angle </w:t>
      </w:r>
      <w:r w:rsidR="00F8538F">
        <w:t xml:space="preserve">with </w:t>
      </w:r>
      <w:r w:rsidR="006E342B">
        <w:t xml:space="preserve">a possibility of </w:t>
      </w:r>
      <w:r w:rsidR="00F8538F">
        <w:t xml:space="preserve">random orientation </w:t>
      </w:r>
      <w:r w:rsidR="006E342B">
        <w:t>and</w:t>
      </w:r>
      <w:r w:rsidR="005C428C">
        <w:t xml:space="preserve"> a </w:t>
      </w:r>
      <w:r w:rsidR="00ED3785">
        <w:t xml:space="preserve">slightly </w:t>
      </w:r>
      <w:r w:rsidR="005C428C">
        <w:t>higher density</w:t>
      </w:r>
      <w:r w:rsidR="0006409D">
        <w:t xml:space="preserve"> than bulk</w:t>
      </w:r>
      <w:r w:rsidR="005C428C">
        <w:t>. The</w:t>
      </w:r>
      <w:r w:rsidR="00B35130">
        <w:t>se</w:t>
      </w:r>
      <w:r w:rsidR="005C428C">
        <w:t xml:space="preserve"> characteristic thicknesses, anchoring orientations and densities are additionally consistent with a second film grown under identical conditions </w:t>
      </w:r>
      <w:r w:rsidR="00512C2B">
        <w:t xml:space="preserve">with a </w:t>
      </w:r>
      <w:r w:rsidR="005C428C">
        <w:t>different total thickness (</w:t>
      </w:r>
      <w:r w:rsidR="007643C1" w:rsidRPr="007643C1">
        <w:rPr>
          <w:b/>
          <w:bCs/>
        </w:rPr>
        <w:t xml:space="preserve">Fig </w:t>
      </w:r>
      <w:del w:id="66" w:author="Heilman, Harlan Duvall" w:date="2026-08-30T13:57:00Z" w16du:dateUtc="2026-08-30T20:57:00Z">
        <w:r w:rsidR="005C428C" w:rsidRPr="007643C1" w:rsidDel="00886758">
          <w:rPr>
            <w:b/>
            <w:bCs/>
          </w:rPr>
          <w:delText>S18</w:delText>
        </w:r>
      </w:del>
      <w:ins w:id="67" w:author="Heilman, Harlan Duvall" w:date="2026-08-30T13:57:00Z" w16du:dateUtc="2026-08-30T20:57:00Z">
        <w:r w:rsidR="00886758" w:rsidRPr="007643C1">
          <w:rPr>
            <w:b/>
            <w:bCs/>
          </w:rPr>
          <w:t>S</w:t>
        </w:r>
        <w:r w:rsidR="00886758">
          <w:rPr>
            <w:b/>
            <w:bCs/>
          </w:rPr>
          <w:t>12</w:t>
        </w:r>
      </w:ins>
      <w:r w:rsidR="005C428C">
        <w:t xml:space="preserve">), a comparison that suggests these parameters may be </w:t>
      </w:r>
      <w:r w:rsidR="00CE4371">
        <w:t xml:space="preserve">intrinsic </w:t>
      </w:r>
      <w:r w:rsidR="005C428C">
        <w:t xml:space="preserve">to </w:t>
      </w:r>
      <w:r w:rsidR="009B2321">
        <w:t xml:space="preserve">the growth conditions of </w:t>
      </w:r>
      <w:r w:rsidR="005C428C">
        <w:t>the ZnPc system and dictated directly by the free energy potentials a</w:t>
      </w:r>
      <w:r w:rsidR="0000234D">
        <w:t>t</w:t>
      </w:r>
      <w:r w:rsidR="005C428C">
        <w:t xml:space="preserve"> the vac</w:t>
      </w:r>
      <w:r w:rsidR="00CE4371">
        <w:t>uum</w:t>
      </w:r>
      <w:r w:rsidR="005C428C">
        <w:t xml:space="preserve"> and silica interfaces. </w:t>
      </w:r>
      <w:r w:rsidR="00082AEB" w:rsidRPr="00082AEB">
        <w:rPr>
          <w:b/>
          <w:bCs/>
        </w:rPr>
        <w:t xml:space="preserve">Fig 4b </w:t>
      </w:r>
      <w:r w:rsidR="00082AEB">
        <w:t xml:space="preserve">presents a </w:t>
      </w:r>
      <w:r w:rsidR="00F05BA4">
        <w:t>real space</w:t>
      </w:r>
      <w:r w:rsidR="00082AEB">
        <w:t xml:space="preserve"> model of the film</w:t>
      </w:r>
      <w:r w:rsidR="00F05BA4">
        <w:t xml:space="preserve"> based on our analysis. It is of note that the entire film is only 13 monolayers thick</w:t>
      </w:r>
      <w:r w:rsidR="0010670E">
        <w:t xml:space="preserve"> with the interfac</w:t>
      </w:r>
      <w:r w:rsidR="00CB1678">
        <w:t>ial region affected by the substrate surface energy</w:t>
      </w:r>
      <w:r w:rsidR="0010670E">
        <w:t xml:space="preserve"> represented by less than a monolayer.</w:t>
      </w:r>
      <w:r w:rsidR="002158EE">
        <w:t xml:space="preserve"> Thus</w:t>
      </w:r>
      <w:r w:rsidR="0053697D">
        <w:t>,</w:t>
      </w:r>
      <w:r w:rsidR="002158EE">
        <w:t xml:space="preserve"> the continuous </w:t>
      </w:r>
      <w:r w:rsidR="00992301">
        <w:t>variation of tilt and density represents the statistical molecular states at the interface</w:t>
      </w:r>
      <w:r w:rsidR="0053697D">
        <w:t xml:space="preserve"> with sub-monolayer resolution.</w:t>
      </w:r>
      <w:r w:rsidR="0033459B">
        <w:t xml:space="preserve"> This is </w:t>
      </w:r>
      <w:r w:rsidR="00CB5881">
        <w:t>impressive give the interface itself is below the diffraction limit of the soft X-rays used with uncertainties ~100x smaller.</w:t>
      </w:r>
    </w:p>
    <w:p w14:paraId="489246DF" w14:textId="31F735DD" w:rsidR="00157E91" w:rsidRDefault="009912B8" w:rsidP="007F57E9">
      <w:pPr>
        <w:pStyle w:val="MainText"/>
      </w:pPr>
      <w:r>
        <w:t xml:space="preserve">These results </w:t>
      </w:r>
      <w:r w:rsidR="00B54746">
        <w:t>are direct evidence against</w:t>
      </w:r>
      <w:r w:rsidR="002D5385">
        <w:t xml:space="preserve"> </w:t>
      </w:r>
      <w:r w:rsidR="00577710">
        <w:t xml:space="preserve">the </w:t>
      </w:r>
      <w:r w:rsidR="009B6178">
        <w:t xml:space="preserve">model of substrate patterning of </w:t>
      </w:r>
      <w:r w:rsidR="002D5385">
        <w:t>bulk molecular orientation</w:t>
      </w:r>
      <w:r w:rsidR="001714D2">
        <w:t xml:space="preserve"> </w:t>
      </w:r>
      <w:r w:rsidR="00491B6B">
        <w:t xml:space="preserve">and provides evidence toward an alternative model that incorporates </w:t>
      </w:r>
      <w:r w:rsidR="00577710">
        <w:t>intermolecular interactions at the growth surface</w:t>
      </w:r>
      <w:r w:rsidR="000144A1">
        <w:t xml:space="preserve">. </w:t>
      </w:r>
      <w:r w:rsidR="00E527F9">
        <w:t>One explanation for our results is that t</w:t>
      </w:r>
      <w:r w:rsidR="000144A1">
        <w:t xml:space="preserve">he orientation a planar molecule adopts during deposition reflects a </w:t>
      </w:r>
      <w:r w:rsidR="00497818">
        <w:t>competition</w:t>
      </w:r>
      <w:r w:rsidR="000144A1">
        <w:t xml:space="preserve"> between the substrate adhesion, which favors face</w:t>
      </w:r>
      <w:r w:rsidR="008B4F49">
        <w:t>-</w:t>
      </w:r>
      <w:r w:rsidR="000144A1">
        <w:t xml:space="preserve">on alignment, and </w:t>
      </w:r>
      <w:r w:rsidR="007F6A4D">
        <w:t xml:space="preserve">intermolecular </w:t>
      </w:r>
      <m:oMath>
        <m:r>
          <w:rPr>
            <w:rFonts w:ascii="Cambria Math" w:hAnsi="Cambria Math"/>
          </w:rPr>
          <m:t>π-π</m:t>
        </m:r>
      </m:oMath>
      <w:r w:rsidR="007F6A4D">
        <w:t xml:space="preserve"> cohesion, which favors edge on packing</w:t>
      </w:r>
      <w:r w:rsidR="00144045">
        <w:t>.</w:t>
      </w:r>
      <w:r w:rsidR="00F20C04">
        <w:t xml:space="preserve"> </w:t>
      </w:r>
      <w:r w:rsidR="00273794">
        <w:t>T</w:t>
      </w:r>
      <w:r w:rsidR="005F7283">
        <w:t xml:space="preserve">he gradient </w:t>
      </w:r>
      <w:r w:rsidR="00273794">
        <w:t xml:space="preserve">then </w:t>
      </w:r>
      <w:r w:rsidR="005F7283">
        <w:t>traces the crossover from a low dimensional interfacial coupling to the three</w:t>
      </w:r>
      <w:r w:rsidR="00636025">
        <w:t>-</w:t>
      </w:r>
      <w:r w:rsidR="005F7283">
        <w:t>dimensional growth mechanism that sets the bulk texture.</w:t>
      </w:r>
      <w:r w:rsidR="00144045">
        <w:t xml:space="preserve"> </w:t>
      </w:r>
      <w:r w:rsidR="00266462">
        <w:t xml:space="preserve">We expect that </w:t>
      </w:r>
      <w:r w:rsidR="00E63079">
        <w:t>evaluating</w:t>
      </w:r>
      <w:r w:rsidR="00EF44E6">
        <w:t xml:space="preserve"> these effects </w:t>
      </w:r>
      <w:r w:rsidR="00266462">
        <w:t xml:space="preserve">on interfacial states </w:t>
      </w:r>
      <w:r w:rsidR="00875E79">
        <w:t xml:space="preserve">in molecular systems </w:t>
      </w:r>
      <w:r w:rsidR="00266462">
        <w:t xml:space="preserve">will enable </w:t>
      </w:r>
      <w:r w:rsidR="00AD553E">
        <w:t xml:space="preserve">control of </w:t>
      </w:r>
      <w:r w:rsidR="00C51E33">
        <w:t xml:space="preserve">emergent phenomena at these interfaces </w:t>
      </w:r>
      <w:r w:rsidR="003B6BEF">
        <w:t xml:space="preserve">controlling, for example, </w:t>
      </w:r>
      <w:r w:rsidR="00880AFD">
        <w:t>charge generation and recombination in organic solar cells and OLED technologies</w:t>
      </w:r>
      <w:r w:rsidR="00E63079">
        <w:fldChar w:fldCharType="begin"/>
      </w:r>
      <w:r w:rsidR="00F377F4">
        <w:instrText xml:space="preserve"> ADDIN ZOTERO_ITEM CSL_CITATION {"citationID":"CyAT1hJE","properties":{"unsorted":false,"formattedCitation":"\\uc0\\u160{}[1,2]","plainCitation":" [1,2]","noteIndex":0},"citationItems":[{"id":572,"uris":["http://zotero.org/groups/4874203/items/XEQ7I5UE"],"itemData":{"id":572,"type":"article-journal","abstract":"In bulk heterojunction organic photovoltaics, electron-donating and electron-accepting materials form a distributed network of heterointerfaces in the photoactive layer, where critical photo-physical processes occur. However, little is known about the structural properties of these interfaces due to their complex three-dimensional arrangement and the lack of techniques to measure local order. Here, we report that molecular orientation relative to donor/acceptor heterojunctions is an important parameter in realizing high-performance fullerene-based, bulk heterojunction solar cells. Using resonant soft X-ray scattering, we characterize the degree of molecular orientation, an order parameter that describes face-on (+1) or edge-on (−1) orientations relative to these heterointerfaces. By manipulating the degree of molecular orientation through the choice of molecular chemistry and the characteristics of the processing solvent, we are able to show the importance of this structural parameter on the performance of bulk heterojunction organic photovoltaic devices featuring the electron-donating polymers PNDT–DTBT, PBnDT–DTBT or PBnDT–TAZ.","citation-key":"tumblestonInfluenceMolecularOrientation2014","container-title":"Nature Photonics","DOI":"10.1038/nphoton.2014.55","ISSN":"1749-4893","issue":"5","journalAbbreviation":"Nature Photon","language":"en","license":"2014 Springer Nature Limited","page":"385-391","publisher":"Nature Publishing Group","source":"www.nature.com","title":"The influence of molecular orientation on organic bulk heterojunction solar cells","volume":"8","author":[{"family":"Tumbleston","given":"John R."},{"family":"Collins","given":"Brian A."},{"family":"Yang","given":"Liqiang"},{"family":"Stuart","given":"Andrew C."},{"family":"Gann","given":"Eliot"},{"family":"Ma","given":"Wei"},{"family":"You","given":"Wei"},{"family":"Ade","given":"Harald"}],"issued":{"date-parts":[["2014",5]]}}},{"id":1577,"uris":["http://zotero.org/groups/4874203/items/LM89BEMU"],"itemData":{"id":1577,"type":"article-journal","abstract":"In research on small-molecule organic light-emitting diodes (OLEDs), the molecular orientation in vacuum-deposited amorphous films has been disregarded for around 20 years, and its effects on device performance have not been sufficiently discussed at the microscopic level. Only recently have the intermolecular interaction and subsequent horizontal molecular orientation in OLEDs been investigated and reported. In this article, an overview of the recent studies on molecular orientation in OLEDs is presented. The general properties of molecular orientation of OLED materials are shown, and its significant effects on the electrical and optical properties of devices are discussed to understand device physics and improve the future performance and reliability of OLEDs.","citation-key":"yokoyamaMolecularOrientationSmallmolecule2011a","container-title":"Journal of Materials Chemistry","DOI":"10.1039/C1JM13417E","ISSN":"1364-5501","issue":"48","journalAbbreviation":"J. Mater. Chem.","language":"en","page":"19187-19202","publisher":"The Royal Society of Chemistry","source":"pubs.rsc.org","title":"Molecular orientation in small-molecule organic light-emitting diodes","volume":"21","author":[{"family":"Yokoyama","given":"Daisuke"}],"issued":{"date-parts":[["2011",11,29]]}}}],"schema":"https://github.com/citation-style-language/schema/raw/master/csl-citation.json"} </w:instrText>
      </w:r>
      <w:r w:rsidR="00E63079">
        <w:fldChar w:fldCharType="separate"/>
      </w:r>
      <w:r w:rsidR="00F377F4" w:rsidRPr="00F377F4">
        <w:rPr>
          <w:rFonts w:eastAsiaTheme="minorHAnsi"/>
          <w:kern w:val="0"/>
          <w:szCs w:val="24"/>
        </w:rPr>
        <w:t> [1,2]</w:t>
      </w:r>
      <w:r w:rsidR="00E63079">
        <w:fldChar w:fldCharType="end"/>
      </w:r>
      <w:r w:rsidR="00150404">
        <w:t xml:space="preserve">or </w:t>
      </w:r>
      <w:r w:rsidR="00DA35E7">
        <w:t>charge and ion transport in transistors or electrochemical devices.</w:t>
      </w:r>
      <w:commentRangeStart w:id="68"/>
      <w:r w:rsidR="00F377F4">
        <w:fldChar w:fldCharType="begin"/>
      </w:r>
      <w:r w:rsidR="007C000D">
        <w:instrText xml:space="preserve"> ADDIN ZOTERO_ITEM CSL_CITATION {"citationID":"nJ0omOvm","properties":{"unsorted":false,"formattedCitation":"\\uc0\\u160{}[8]","plainCitation":" [8]","noteIndex":0},"citationItems":[{"id":431,"uris":["http://zotero.org/groups/4874203/items/8JGWMRKG"],"itemData":{"id":431,"type":"article-journal","abstract":"Organic Electronics Record ion mobility and conductivities are revealed within a nanoscopic interfacial superhighway of an organic mixed ionic-electronic conductor. Fast ion transport can be controlled by hydrophobicity of molecules local to this channel, effectively gating ion access to the superhighway. This mechanism is used in a novel chemical sensing device which detects the dynamics of a local, buried chemical reaction. More details can be found in article number 2406281 by Tamanna Khan, Terry McAfee, Thomas J. Ferron, Awwad Alotaibi, and Brian A. Collins.","citation-key":"khanLocalChemicalEnhancement2025","container-title":"Advanced Materials","DOI":"10.1002/adma.202570041","ISSN":"1521-4095","issue":"5","license":"© 2025 Wiley-VCH GmbH","note":"_eprint: https://advanced.onlinelibrary.wiley.com/doi/pdf/10.1002/adma.202570041","page":"2570041","source":"Wiley Online Library","title":"Local Chemical Enhancement and Gating of Organic Coordinated Ionic-Electronic Transport (Adv. Mater. 5/2025)","volume":"37","author":[{"family":"Khan","given":"Tamanna"},{"family":"McAfee","given":"Terry"},{"family":"Ferron","given":"Thomas J."},{"family":"Alotaibi","given":"Awwad"},{"family":"Collins","given":"Brian A."}],"issued":{"date-parts":[["2025"]]}}}],"schema":"https://github.com/citation-style-language/schema/raw/master/csl-citation.json"} </w:instrText>
      </w:r>
      <w:r w:rsidR="00F377F4">
        <w:fldChar w:fldCharType="separate"/>
      </w:r>
      <w:r w:rsidR="007C000D" w:rsidRPr="007C000D">
        <w:rPr>
          <w:rFonts w:eastAsiaTheme="minorHAnsi"/>
          <w:kern w:val="0"/>
          <w:szCs w:val="24"/>
        </w:rPr>
        <w:t> [8]</w:t>
      </w:r>
      <w:r w:rsidR="00F377F4">
        <w:fldChar w:fldCharType="end"/>
      </w:r>
      <w:commentRangeEnd w:id="68"/>
      <w:r w:rsidR="008370C5">
        <w:rPr>
          <w:rStyle w:val="CommentReference"/>
          <w:sz w:val="20"/>
          <w:szCs w:val="20"/>
        </w:rPr>
        <w:commentReference w:id="68"/>
      </w:r>
    </w:p>
    <w:p w14:paraId="6D8AAE75" w14:textId="07B063E4" w:rsidR="00FF0764" w:rsidRDefault="002C24F2" w:rsidP="00E02B90">
      <w:pPr>
        <w:pStyle w:val="MainText"/>
      </w:pPr>
      <w:r>
        <w:t xml:space="preserve">The </w:t>
      </w:r>
      <w:r w:rsidR="004F5AC2">
        <w:t>surface de</w:t>
      </w:r>
      <w:r w:rsidR="00355119">
        <w:t xml:space="preserve">nsification </w:t>
      </w:r>
      <w:r>
        <w:t>noted here</w:t>
      </w:r>
      <w:r w:rsidR="005C2232">
        <w:t>, along with an orientation approaching the magic angl</w:t>
      </w:r>
      <w:r w:rsidR="0025746E">
        <w:t>e</w:t>
      </w:r>
      <w:r>
        <w:t xml:space="preserve"> indicates </w:t>
      </w:r>
      <w:r w:rsidR="0025746E">
        <w:t>a distinct phase f</w:t>
      </w:r>
      <w:r w:rsidR="007C7BA6">
        <w:t>ro</w:t>
      </w:r>
      <w:r w:rsidR="0025746E">
        <w:t>m the bulk</w:t>
      </w:r>
      <w:r w:rsidR="00026A54">
        <w:t>, where the density may be driven by a phenomenon different from pure orientation and packing</w:t>
      </w:r>
      <w:r w:rsidR="009C79A1">
        <w:t xml:space="preserve">, potentially caused by surface tension. </w:t>
      </w:r>
      <w:r w:rsidR="00D74545">
        <w:t>I</w:t>
      </w:r>
      <w:r w:rsidR="00A40451">
        <w:t>n</w:t>
      </w:r>
      <w:r w:rsidR="00D74545">
        <w:t xml:space="preserve"> </w:t>
      </w:r>
      <w:r w:rsidR="00322351">
        <w:t xml:space="preserve">this </w:t>
      </w:r>
      <w:r w:rsidR="00D74545">
        <w:t xml:space="preserve">case, these boundary layers are not the </w:t>
      </w:r>
      <w:r w:rsidR="00A40451">
        <w:t>adventurous</w:t>
      </w:r>
      <w:r w:rsidR="00D74545">
        <w:t xml:space="preserve"> hydrocarbon contamination to which film-averaged</w:t>
      </w:r>
      <w:r w:rsidR="00A40451">
        <w:t xml:space="preserve"> analyses and other PXR studies customarily assign them</w:t>
      </w:r>
      <w:r w:rsidR="00A40451">
        <w:fldChar w:fldCharType="begin"/>
      </w:r>
      <w:r w:rsidR="003661AD">
        <w:instrText xml:space="preserve"> ADDIN ZOTERO_ITEM CSL_CITATION {"citationID":"eDetFYId","properties":{"unsorted":false,"formattedCitation":"\\uc0\\u160{}[21,49]","plainCitation":" [21,49]","noteIndex":0},"citationItems":[{"id":575,"uris":["http://zotero.org/groups/4874203/items/ELC4TQPW"],"itemData":{"id":575,"type":"article-journal","abstract":"Physical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F."}],"issued":{"date-parts":[["2023",7,24]]}}},{"id":1776,"uris":["http://zotero.org/groups/4874203/items/TP43CHFV"],"itemData":{"id":1776,"type":"article-journal","abstract":"The molecular arrangement of vacuum thermally deposited polycrystalline Zn-phthalocyanine (ZnPc) layers on Si substrates is investigated using near-edge X-ray absorption fine-structure (NEXAFS) spectroscopy in the proximity of the carbon edge at E0 = 287.33âeV. The data were collected as a function of the deposition substrate temperature TS (30, 90, 150Â°C) and the incidence angle Îž (20Â°, 45Â°, 70Â°, 90Â°) of the synchrotron beam with respect to the sample plane. Each spectrum was analysed by mathematical simulation applying an error function for the carbon edge and a set of Voigt and (asymmetric) Gaussian functions for C1s â Ï* and C1s â Ï* transitions of ZnPc, respectively. It turned out that part of the organic layer consists of adventitious carbon, which does not contribute to the molecular transitions of ZnPc, whereas all molecular features exhibit polarization-dependent peak areas pointing to a reasonable fraction of well-assembled molecules at any TS. The highest adventitious carbon fraction was found at TS = 30Â°C, whereas the highest polarization dependence was found at TS = 90Â°C. The calculated average molecular tilt angles for the three temperatures (30, 90, 150Â°C) were Î³ = 60.6Â°, 68.7Â° and 66.7Â°, respectively. If only the polarization-dependent fractions are considered, then the three samples can be mathematically described using a shared molecular tilt angle of Î³Â = 68.7Â°, which corresponds to the average tilt angle of the TS = 90Â°C sample.","citation-key":"fostiropoulosTemperatureinducedMoleculeAssembly2019","container-title":"Journal of Synchrotron Radiation","DOI":"10.1107/S1600577519004478","ISSN":"1600-5775","issue":"4","journalAbbreviation":"J Synchrotron Rad","language":"en","license":"Copyright (c) 2019 International Union of Crystallography","page":"1260-1265","publisher":"International Union of Crystallography","source":"journals.iucr.org","title":"Temperature-induced molecule assembly effects on the near-edge X-ray absorption fine-structure spectra of Zn-phthalocyanine layers on Si substrates","volume":"26","author":[{"family":"Fostiropoulos","given":"K."},{"family":"Mete","given":"T."},{"family":"Li","given":"Z."},{"family":"Lauermann","given":"I."}],"issued":{"date-parts":[["2019",7,1]]}}}],"schema":"https://github.com/citation-style-language/schema/raw/master/csl-citation.json"} </w:instrText>
      </w:r>
      <w:r w:rsidR="00A40451">
        <w:fldChar w:fldCharType="separate"/>
      </w:r>
      <w:r w:rsidR="003661AD" w:rsidRPr="003661AD">
        <w:rPr>
          <w:rFonts w:eastAsiaTheme="minorHAnsi"/>
          <w:kern w:val="0"/>
          <w:szCs w:val="24"/>
        </w:rPr>
        <w:t> [21,49]</w:t>
      </w:r>
      <w:r w:rsidR="00A40451">
        <w:fldChar w:fldCharType="end"/>
      </w:r>
      <w:r w:rsidR="002B07C4">
        <w:t xml:space="preserve"> </w:t>
      </w:r>
      <w:r w:rsidR="00B37815">
        <w:t xml:space="preserve">but rather </w:t>
      </w:r>
      <w:r w:rsidR="008C5354">
        <w:t>potentially a primordial state before the</w:t>
      </w:r>
      <w:r w:rsidR="00EE381D">
        <w:t xml:space="preserve"> ZnPc</w:t>
      </w:r>
      <w:r w:rsidR="008C5354">
        <w:t xml:space="preserve"> molecules fully crystal</w:t>
      </w:r>
      <w:r w:rsidR="00EE381D">
        <w:t>ize.</w:t>
      </w:r>
      <w:r w:rsidR="00B37815">
        <w:t xml:space="preserve"> </w:t>
      </w:r>
      <w:r w:rsidR="00072130">
        <w:t>Moreover, this</w:t>
      </w:r>
      <w:r w:rsidR="00EA1FC1">
        <w:t xml:space="preserve"> demonstrates that </w:t>
      </w:r>
      <w:r w:rsidR="00F005CF">
        <w:t xml:space="preserve">in </w:t>
      </w:r>
      <w:r w:rsidR="00EA1FC1">
        <w:t xml:space="preserve">studies </w:t>
      </w:r>
      <w:r w:rsidR="0099341F">
        <w:t>characterizing</w:t>
      </w:r>
      <w:r w:rsidR="0077760C">
        <w:t xml:space="preserve"> structure </w:t>
      </w:r>
      <w:r w:rsidR="00215867">
        <w:t xml:space="preserve">at </w:t>
      </w:r>
      <w:r w:rsidR="0099341F">
        <w:t xml:space="preserve">in situ </w:t>
      </w:r>
      <w:r w:rsidR="00215867">
        <w:t xml:space="preserve">checkpoints </w:t>
      </w:r>
      <w:r w:rsidR="0077760C">
        <w:t>during deposition</w:t>
      </w:r>
      <w:r w:rsidR="00F80407">
        <w:fldChar w:fldCharType="begin"/>
      </w:r>
      <w:r w:rsidR="003661AD">
        <w:instrText xml:space="preserve"> ADDIN ZOTERO_ITEM CSL_CITATION {"citationID":"JXQzm55Z","properties":{"unsorted":false,"formattedCitation":"\\uc0\\u160{}[14]","plainCitation":" [14]","noteIndex":0},"citationItems":[{"id":1719,"uris":["http://zotero.org/groups/4874203/items/ZPPI5XHE"],"itemData":{"id":1719,"type":"article-journal","abstract":"We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F80407">
        <w:fldChar w:fldCharType="separate"/>
      </w:r>
      <w:r w:rsidR="003661AD" w:rsidRPr="003661AD">
        <w:rPr>
          <w:rFonts w:eastAsiaTheme="minorHAnsi"/>
          <w:kern w:val="0"/>
          <w:szCs w:val="24"/>
        </w:rPr>
        <w:t> [14]</w:t>
      </w:r>
      <w:r w:rsidR="00F80407">
        <w:fldChar w:fldCharType="end"/>
      </w:r>
      <w:r w:rsidR="0072335E">
        <w:t xml:space="preserve"> </w:t>
      </w:r>
      <w:r w:rsidR="0021086B">
        <w:t xml:space="preserve">do not measure the </w:t>
      </w:r>
      <w:r w:rsidR="00215867">
        <w:t xml:space="preserve">state </w:t>
      </w:r>
      <w:r w:rsidR="0021086B">
        <w:t>expected in a continuously deposited film</w:t>
      </w:r>
      <w:r w:rsidR="00942A52">
        <w:t xml:space="preserve">, </w:t>
      </w:r>
      <w:r w:rsidR="0037552B">
        <w:t xml:space="preserve">since </w:t>
      </w:r>
      <w:r w:rsidR="00942A52">
        <w:t xml:space="preserve">both substrate and surface tension effects pull the </w:t>
      </w:r>
      <w:r w:rsidR="0037552B">
        <w:t xml:space="preserve">state </w:t>
      </w:r>
      <w:r w:rsidR="00942A52">
        <w:t xml:space="preserve">away from </w:t>
      </w:r>
      <w:r w:rsidR="00C43859">
        <w:t xml:space="preserve">the final buried states. </w:t>
      </w:r>
    </w:p>
    <w:p w14:paraId="0A1B410C" w14:textId="60ADA667" w:rsidR="005326F0" w:rsidRDefault="00936255" w:rsidP="00F129EC">
      <w:pPr>
        <w:pStyle w:val="MainText"/>
      </w:pPr>
      <w:r>
        <w:t xml:space="preserve">The new PXR analysis </w:t>
      </w:r>
      <w:r w:rsidR="005A7792">
        <w:t>provide</w:t>
      </w:r>
      <w:r w:rsidR="00F129EC">
        <w:t>s</w:t>
      </w:r>
      <w:r w:rsidR="005A7792">
        <w:t xml:space="preserve"> </w:t>
      </w:r>
      <w:r>
        <w:t>a depth sensitiv</w:t>
      </w:r>
      <w:r w:rsidR="00DA5EAF">
        <w:t xml:space="preserve">ity to </w:t>
      </w:r>
      <w:r w:rsidR="005A7792">
        <w:t>buried molecular state</w:t>
      </w:r>
      <w:r w:rsidR="00870677">
        <w:t xml:space="preserve"> applied in a broad category of physical </w:t>
      </w:r>
      <w:r w:rsidR="00870677">
        <w:lastRenderedPageBreak/>
        <w:t>conditions</w:t>
      </w:r>
      <w:r w:rsidR="00F129EC">
        <w:t>,</w:t>
      </w:r>
      <w:r w:rsidR="00870677">
        <w:t xml:space="preserve"> </w:t>
      </w:r>
      <w:r w:rsidR="00E02B90">
        <w:t xml:space="preserve">acting </w:t>
      </w:r>
      <w:r>
        <w:t>as a quantitative validator of crystal growth, kinetic deposition, and solvent interaction models that dictate these interfaces across material systems.</w:t>
      </w:r>
      <w:r w:rsidR="00F129EC" w:rsidRPr="00F129EC">
        <w:t xml:space="preserve"> </w:t>
      </w:r>
      <w:r w:rsidR="00F129EC" w:rsidRPr="002D1F41">
        <w:t xml:space="preserve">The same construction extends to molecules with additional orientational </w:t>
      </w:r>
      <w:r w:rsidR="00504FAA">
        <w:t xml:space="preserve">and chemical </w:t>
      </w:r>
      <w:r w:rsidR="00F129EC" w:rsidRPr="002D1F41">
        <w:t>freedom, to polymers, alloys, and mixed oxidation states</w:t>
      </w:r>
      <w:r w:rsidR="00EE1234">
        <w:t>.</w:t>
      </w:r>
      <w:r w:rsidR="00F129EC" w:rsidRPr="002D1F41">
        <w:t xml:space="preserve"> </w:t>
      </w:r>
      <w:r w:rsidR="00CD7FAA">
        <w:t xml:space="preserve">The analysis is, furthermore, applicable </w:t>
      </w:r>
      <w:r w:rsidR="00F129EC">
        <w:t>to</w:t>
      </w:r>
      <w:r w:rsidR="00F129EC" w:rsidRPr="002D1F41">
        <w:t xml:space="preserve"> scattering geometries beyond reflectivity, bringing </w:t>
      </w:r>
      <w:r w:rsidR="001B7A0F">
        <w:t xml:space="preserve">local chemical, electronic, and physical </w:t>
      </w:r>
      <w:r w:rsidR="00F129EC" w:rsidRPr="002D1F41">
        <w:t>analys</w:t>
      </w:r>
      <w:r w:rsidR="00F91048">
        <w:t>e</w:t>
      </w:r>
      <w:r w:rsidR="00F129EC" w:rsidRPr="002D1F41">
        <w:t xml:space="preserve">s to the inaccessible interfaces that govern function across </w:t>
      </w:r>
      <w:r w:rsidR="00F129EC">
        <w:t>a multitude of</w:t>
      </w:r>
      <w:r w:rsidR="00F129EC" w:rsidRPr="002D1F41">
        <w:t xml:space="preserve"> systems.</w:t>
      </w:r>
    </w:p>
    <w:p w14:paraId="22C796C6" w14:textId="65986AC5" w:rsidR="003E1279" w:rsidRPr="002D1F41" w:rsidRDefault="00116378" w:rsidP="00FB6521">
      <w:pPr>
        <w:pStyle w:val="MainText"/>
      </w:pPr>
      <w:r>
        <w:t xml:space="preserve">In summary, </w:t>
      </w:r>
      <w:r w:rsidR="00A10166">
        <w:t>we fix</w:t>
      </w:r>
      <w:r>
        <w:t xml:space="preserve"> the optical response of the film to a first-principles dielectric tensor</w:t>
      </w:r>
      <w:r w:rsidR="00D3323B">
        <w:t xml:space="preserve"> that is</w:t>
      </w:r>
      <w:r>
        <w:t xml:space="preserve"> </w:t>
      </w:r>
      <w:r w:rsidR="00FC2481">
        <w:t>ML-</w:t>
      </w:r>
      <w:r>
        <w:t xml:space="preserve">refined </w:t>
      </w:r>
      <w:r w:rsidR="00FC2481">
        <w:t>to</w:t>
      </w:r>
      <w:r>
        <w:t xml:space="preserve"> experimental </w:t>
      </w:r>
      <w:r w:rsidRPr="002D1F41">
        <w:t>spectroscopy</w:t>
      </w:r>
      <w:r w:rsidR="00D3323B">
        <w:t>. This t</w:t>
      </w:r>
      <w:r w:rsidR="001957C0" w:rsidRPr="002D1F41">
        <w:t xml:space="preserve">ransfers the degrees of freedom of a </w:t>
      </w:r>
      <w:r w:rsidR="00D3323B">
        <w:t xml:space="preserve">PXR </w:t>
      </w:r>
      <w:r w:rsidR="001957C0" w:rsidRPr="002D1F41">
        <w:t>analysis from the optical constants to the structure</w:t>
      </w:r>
      <w:r w:rsidR="00221C79" w:rsidRPr="002D1F41">
        <w:t xml:space="preserve">, collapsing the parameter space of the reconstruction </w:t>
      </w:r>
      <w:r w:rsidR="004C509A" w:rsidRPr="002D1F41">
        <w:t>onto the physical state of the film</w:t>
      </w:r>
      <w:r w:rsidR="001957C0" w:rsidRPr="002D1F41">
        <w:t xml:space="preserve">. For ZnPc, the constrained model recovers molecular tilt and density with roughly </w:t>
      </w:r>
      <w:r w:rsidR="007308F9">
        <w:t>17x fewer model parameters</w:t>
      </w:r>
      <w:r w:rsidR="001957C0" w:rsidRPr="002D1F41">
        <w:t xml:space="preserve"> (</w:t>
      </w:r>
      <w:r w:rsidR="007308F9">
        <w:rPr>
          <w:highlight w:val="yellow"/>
        </w:rPr>
        <w:t>17</w:t>
      </w:r>
      <w:commentRangeStart w:id="69"/>
      <w:r w:rsidR="001957C0" w:rsidRPr="00795968">
        <w:rPr>
          <w:highlight w:val="yellow"/>
        </w:rPr>
        <w:t xml:space="preserve"> against</w:t>
      </w:r>
      <w:commentRangeEnd w:id="69"/>
      <w:r w:rsidR="008370C5">
        <w:rPr>
          <w:rStyle w:val="CommentReference"/>
          <w:sz w:val="20"/>
          <w:szCs w:val="20"/>
        </w:rPr>
        <w:commentReference w:id="69"/>
      </w:r>
      <w:r w:rsidR="007308F9">
        <w:t xml:space="preserve"> </w:t>
      </w:r>
      <w:r w:rsidR="00003DCB">
        <w:t>286</w:t>
      </w:r>
      <w:r w:rsidR="001457F6" w:rsidRPr="002D1F41">
        <w:t xml:space="preserve">, </w:t>
      </w:r>
      <w:r w:rsidR="001457F6" w:rsidRPr="009104C9">
        <w:rPr>
          <w:b/>
          <w:bCs/>
        </w:rPr>
        <w:t>Fig. 3</w:t>
      </w:r>
      <w:r w:rsidR="001457F6" w:rsidRPr="002D1F41">
        <w:t>),</w:t>
      </w:r>
      <w:r w:rsidR="004E2C1E">
        <w:t xml:space="preserve"> dramatically increase the precision of the analysis and</w:t>
      </w:r>
      <w:r w:rsidR="001457F6" w:rsidRPr="002D1F41">
        <w:t xml:space="preserve"> is preferred by every </w:t>
      </w:r>
      <w:r w:rsidR="00DA7770">
        <w:t xml:space="preserve">applied </w:t>
      </w:r>
      <w:r w:rsidR="001457F6" w:rsidRPr="002D1F41">
        <w:t>model selection criterion</w:t>
      </w:r>
      <w:r w:rsidR="00DA7770">
        <w:t>.</w:t>
      </w:r>
      <w:r w:rsidR="001457F6" w:rsidRPr="002D1F41">
        <w:t xml:space="preserve"> </w:t>
      </w:r>
      <w:r w:rsidR="00DA7770">
        <w:t>W</w:t>
      </w:r>
      <w:r w:rsidR="001457F6" w:rsidRPr="002D1F41">
        <w:t xml:space="preserve">hen extended to a </w:t>
      </w:r>
      <w:r w:rsidR="003B19C1">
        <w:t xml:space="preserve">single </w:t>
      </w:r>
      <w:r w:rsidR="001457F6" w:rsidRPr="002D1F41">
        <w:t>continuous profile</w:t>
      </w:r>
      <w:r w:rsidR="00DA7770">
        <w:t xml:space="preserve"> based on </w:t>
      </w:r>
      <w:r w:rsidR="00C7276B">
        <w:t>deposition physics</w:t>
      </w:r>
      <w:r w:rsidR="001457F6" w:rsidRPr="002D1F41">
        <w:t xml:space="preserve">, </w:t>
      </w:r>
      <w:r w:rsidR="00DA7770">
        <w:t xml:space="preserve">the analysis improves further, </w:t>
      </w:r>
      <w:r w:rsidR="001457F6" w:rsidRPr="002D1F41">
        <w:t>resolv</w:t>
      </w:r>
      <w:r w:rsidR="00C7276B">
        <w:t>ing</w:t>
      </w:r>
      <w:r w:rsidR="001457F6" w:rsidRPr="002D1F41">
        <w:t xml:space="preserve"> a buried face-on to edge-on orientation gradient with </w:t>
      </w:r>
      <w:r w:rsidR="003B19C1">
        <w:t>sub-</w:t>
      </w:r>
      <w:r w:rsidR="001457F6" w:rsidRPr="002D1F41">
        <w:t>monolayer depth resolution that a slab picture could</w:t>
      </w:r>
      <w:r w:rsidR="0017195B" w:rsidRPr="002D1F41">
        <w:t xml:space="preserve"> not reproduce.</w:t>
      </w:r>
      <w:r w:rsidR="005E1DF1">
        <w:t xml:space="preserve"> This </w:t>
      </w:r>
      <w:r w:rsidR="00EF153D">
        <w:t xml:space="preserve">directly </w:t>
      </w:r>
      <w:r w:rsidR="005E1DF1">
        <w:t xml:space="preserve">resolves the </w:t>
      </w:r>
      <w:r w:rsidR="007E094C">
        <w:t xml:space="preserve">statistics of </w:t>
      </w:r>
      <w:r w:rsidR="00447CC3">
        <w:t xml:space="preserve">the final </w:t>
      </w:r>
      <w:r w:rsidR="007E094C">
        <w:t>molecular state with depth</w:t>
      </w:r>
      <w:r w:rsidR="005E1DF1">
        <w:t xml:space="preserve">, in </w:t>
      </w:r>
      <w:r w:rsidR="002F6884">
        <w:t>contrast</w:t>
      </w:r>
      <w:r w:rsidR="005E1DF1">
        <w:t xml:space="preserve"> to the </w:t>
      </w:r>
      <w:r w:rsidR="0099341F">
        <w:t xml:space="preserve">checkpoint </w:t>
      </w:r>
      <w:r w:rsidR="005E1DF1">
        <w:t xml:space="preserve">studies that have so far tracked this growth front </w:t>
      </w:r>
      <w:r w:rsidR="00DF7D81">
        <w:t>that is likely in a temporary state</w:t>
      </w:r>
      <w:r w:rsidR="005E1DF1">
        <w:t>.</w:t>
      </w:r>
      <w:r w:rsidR="0017195B" w:rsidRPr="002D1F41">
        <w:t xml:space="preserve"> </w:t>
      </w:r>
      <w:r w:rsidR="00136DD0" w:rsidRPr="002D1F41">
        <w:t xml:space="preserve">More broadly, the approach </w:t>
      </w:r>
      <w:r w:rsidR="00692939">
        <w:t xml:space="preserve">uses the optical properties of the material itself to translate </w:t>
      </w:r>
      <w:r w:rsidR="008F2023">
        <w:t xml:space="preserve">measured </w:t>
      </w:r>
      <w:r w:rsidR="00B726D3">
        <w:t xml:space="preserve">PXR </w:t>
      </w:r>
      <w:r w:rsidR="008F2023">
        <w:t xml:space="preserve">intensities to </w:t>
      </w:r>
      <w:r w:rsidR="0098490F" w:rsidRPr="002D1F41">
        <w:t xml:space="preserve">physical </w:t>
      </w:r>
      <w:r w:rsidR="008F2023">
        <w:t xml:space="preserve">states of the material </w:t>
      </w:r>
      <w:r w:rsidR="0098490F" w:rsidRPr="002D1F41">
        <w:t>directly</w:t>
      </w:r>
      <w:r w:rsidR="003E0885">
        <w:t xml:space="preserve">, enabling an </w:t>
      </w:r>
      <w:r w:rsidR="003E0885">
        <w:t xml:space="preserve">exquisite view </w:t>
      </w:r>
      <w:r w:rsidR="00FD45A2">
        <w:t xml:space="preserve">and control to buried interfaces </w:t>
      </w:r>
      <w:r w:rsidR="00007187">
        <w:t>and structures</w:t>
      </w:r>
      <w:r w:rsidR="00A95DA8">
        <w:t xml:space="preserve"> </w:t>
      </w:r>
      <w:r w:rsidR="00D30CDF">
        <w:t>that could lead to novel functionality.</w:t>
      </w:r>
    </w:p>
    <w:p w14:paraId="0DBB3F1B" w14:textId="7AB52B04" w:rsidR="005B1096" w:rsidRPr="008D3035" w:rsidRDefault="005B1096" w:rsidP="00294569">
      <w:r w:rsidRPr="00294569">
        <w:rPr>
          <w:i/>
          <w:iCs/>
        </w:rPr>
        <w:t>Acknowledgements</w:t>
      </w:r>
      <w:r w:rsidR="00294569">
        <w:t xml:space="preserve">- </w:t>
      </w:r>
      <w:r w:rsidRPr="008D3035">
        <w:t>This work was supported by the Department of Energy Early Career Research Program under Grant DE-SC0017923.  This research used resources of the Advanced Light Source, which is a DOE Office of Science User Facility under contract no. DE-AC02-05CH11231. HH was supported in part by an ALS Doctoral Fellowship in Residence. Funding support for OA was provided by Prince Satam bin Abdulaziz University, Saudi Arabia.</w:t>
      </w:r>
      <w:r w:rsidR="000F0980">
        <w:t xml:space="preserve"> Part of this work was carried out</w:t>
      </w:r>
      <w:r w:rsidR="0082439E">
        <w:t xml:space="preserve"> on the Soft X-ray Spectroscopy (SXR) beamline of the Australian Synchrotron, part of ANSTO. </w:t>
      </w:r>
      <w:r w:rsidR="009029F0">
        <w:t xml:space="preserve">The authors also acknowledge the National Energy Research Scientific Computing Center (NERSC) provide supercomputer resources to this work for the DFT calculations, and most PXR fits. </w:t>
      </w:r>
      <w:r w:rsidR="00CF3B54">
        <w:t>The authors also acknowledge Dr. Thomas Ferron, Dr. Cheng Wang, and Dr. Kas Andrle form the Advanced Light Source of Lawrence Berkeley National Lab for their support in the data collection, and modeling.</w:t>
      </w:r>
      <w:r w:rsidR="00CB1C4E">
        <w:t xml:space="preserve"> </w:t>
      </w:r>
      <w:r w:rsidR="00E65426">
        <w:t xml:space="preserve">Fable </w:t>
      </w:r>
      <w:r w:rsidR="0049732B">
        <w:t xml:space="preserve">5 </w:t>
      </w:r>
      <w:r w:rsidR="00D239F3">
        <w:t xml:space="preserve">from Anthropic </w:t>
      </w:r>
      <w:r w:rsidR="0049732B">
        <w:t>was used for minor copy editing and code generation</w:t>
      </w:r>
      <w:r w:rsidR="00624A0B">
        <w:t xml:space="preserve"> under the ALD computing group’s team</w:t>
      </w:r>
      <w:r w:rsidR="0049732B">
        <w:t xml:space="preserve">. </w:t>
      </w:r>
    </w:p>
    <w:p w14:paraId="1324F694" w14:textId="56F19ACC" w:rsidR="00E8799E" w:rsidRDefault="005B1096" w:rsidP="00294569">
      <w:r w:rsidRPr="00294569">
        <w:rPr>
          <w:i/>
          <w:iCs/>
        </w:rPr>
        <w:t>Data Availability Statement</w:t>
      </w:r>
      <w:r w:rsidR="00294569">
        <w:t xml:space="preserve"> - </w:t>
      </w:r>
      <w:r w:rsidRPr="008D3035">
        <w:t>All data generated and used in this study will be made available upon reasonable request to the corresponding author.</w:t>
      </w:r>
      <w:r w:rsidR="00BB2DA7">
        <w:t xml:space="preserve"> The source code for all software used in this analysis is available on GitHub.</w:t>
      </w:r>
    </w:p>
    <w:p w14:paraId="1B621D1C" w14:textId="18998275" w:rsidR="00060704" w:rsidRDefault="00060704" w:rsidP="00060704">
      <w:pPr>
        <w:ind w:firstLine="0"/>
      </w:pPr>
    </w:p>
    <w:p w14:paraId="284EA144" w14:textId="7C8AC455" w:rsidR="00C31CA3" w:rsidRDefault="00C31CA3">
      <w:pPr>
        <w:tabs>
          <w:tab w:val="clear" w:pos="360"/>
        </w:tabs>
        <w:spacing w:after="160" w:line="259" w:lineRule="auto"/>
        <w:ind w:firstLine="0"/>
        <w:jc w:val="left"/>
      </w:pPr>
      <w:r>
        <w:br w:type="page"/>
      </w:r>
    </w:p>
    <w:p w14:paraId="729AF19A" w14:textId="77777777" w:rsidR="00C31CA3" w:rsidRDefault="00C31CA3" w:rsidP="00060704">
      <w:pPr>
        <w:ind w:firstLine="0"/>
        <w:sectPr w:rsidR="00C31CA3" w:rsidSect="005B1096">
          <w:type w:val="continuous"/>
          <w:pgSz w:w="12240" w:h="15840"/>
          <w:pgMar w:top="720" w:right="720" w:bottom="720" w:left="720" w:header="720" w:footer="720" w:gutter="0"/>
          <w:cols w:num="2" w:space="576"/>
          <w:docGrid w:linePitch="360"/>
        </w:sectPr>
      </w:pPr>
    </w:p>
    <w:p w14:paraId="7AA9E676" w14:textId="77777777" w:rsidR="007C04DC" w:rsidRPr="007C04DC" w:rsidRDefault="005B1096" w:rsidP="007C04DC">
      <w:pPr>
        <w:pStyle w:val="Bibliography"/>
      </w:pPr>
      <w:r w:rsidRPr="008D3035">
        <w:rPr>
          <w:rFonts w:asciiTheme="minorHAnsi" w:eastAsia="Times New Roman" w:hAnsiTheme="minorHAnsi" w:cstheme="minorBidi"/>
        </w:rPr>
        <w:lastRenderedPageBreak/>
        <w:fldChar w:fldCharType="begin"/>
      </w:r>
      <w:r w:rsidR="003D041A">
        <w:rPr>
          <w:rFonts w:eastAsia="Times New Roman"/>
        </w:rPr>
        <w:instrText xml:space="preserve"> ADDIN ZOTERO_BIBL {"uncited":[],"omitted":[],"custom":[]} CSL_BIBLIOGRAPHY </w:instrText>
      </w:r>
      <w:r w:rsidRPr="008D3035">
        <w:rPr>
          <w:rFonts w:asciiTheme="minorHAnsi" w:eastAsia="Times New Roman" w:hAnsiTheme="minorHAnsi" w:cstheme="minorBidi"/>
        </w:rPr>
        <w:fldChar w:fldCharType="separate"/>
      </w:r>
      <w:r w:rsidR="007C04DC" w:rsidRPr="007C04DC">
        <w:t>[1]</w:t>
      </w:r>
      <w:r w:rsidR="007C04DC" w:rsidRPr="007C04DC">
        <w:tab/>
        <w:t xml:space="preserve">J. R. Tumbleston, B. A. Collins, L. Yang, A. C. Stuart, E. Gann, W. Ma, W. You, and H. Ade, The influence of molecular orientation on organic bulk heterojunction solar cells, Nature Photon </w:t>
      </w:r>
      <w:r w:rsidR="007C04DC" w:rsidRPr="007C04DC">
        <w:rPr>
          <w:b/>
          <w:bCs/>
        </w:rPr>
        <w:t>8</w:t>
      </w:r>
      <w:r w:rsidR="007C04DC" w:rsidRPr="007C04DC">
        <w:t>, 385 (2014).</w:t>
      </w:r>
    </w:p>
    <w:p w14:paraId="62FB2970" w14:textId="77777777" w:rsidR="007C04DC" w:rsidRPr="007C04DC" w:rsidRDefault="007C04DC" w:rsidP="007C04DC">
      <w:pPr>
        <w:pStyle w:val="Bibliography"/>
      </w:pPr>
      <w:r w:rsidRPr="007C04DC">
        <w:t>[2]</w:t>
      </w:r>
      <w:r w:rsidRPr="007C04DC">
        <w:tab/>
        <w:t xml:space="preserve">D. Yokoyama, Molecular orientation in small-molecule organic light-emitting diodes, J. Mater. Chem. </w:t>
      </w:r>
      <w:r w:rsidRPr="007C04DC">
        <w:rPr>
          <w:b/>
          <w:bCs/>
        </w:rPr>
        <w:t>21</w:t>
      </w:r>
      <w:r w:rsidRPr="007C04DC">
        <w:t>, 19187 (2011).</w:t>
      </w:r>
    </w:p>
    <w:p w14:paraId="58718F2B" w14:textId="77777777" w:rsidR="007C04DC" w:rsidRPr="007C04DC" w:rsidRDefault="007C04DC" w:rsidP="007C04DC">
      <w:pPr>
        <w:pStyle w:val="Bibliography"/>
      </w:pPr>
      <w:r w:rsidRPr="007C04DC">
        <w:t>[3]</w:t>
      </w:r>
      <w:r w:rsidRPr="007C04DC">
        <w:tab/>
        <w:t xml:space="preserve">B. A. Collins, Z. Li, J. R. Tumbleston, E. Gann, C. R. McNeill, and H. Ade, Absolute Measurement of Domain Composition and Nanoscale Size Distribution Explains Performance in PTB7:PC71BM Solar Cells, Advanced Energy Materials </w:t>
      </w:r>
      <w:r w:rsidRPr="007C04DC">
        <w:rPr>
          <w:b/>
          <w:bCs/>
        </w:rPr>
        <w:t>3</w:t>
      </w:r>
      <w:r w:rsidRPr="007C04DC">
        <w:t>, 65 (2013).</w:t>
      </w:r>
    </w:p>
    <w:p w14:paraId="178E4A87" w14:textId="77777777" w:rsidR="007C04DC" w:rsidRPr="007C04DC" w:rsidRDefault="007C04DC" w:rsidP="007C04DC">
      <w:pPr>
        <w:pStyle w:val="Bibliography"/>
      </w:pPr>
      <w:r w:rsidRPr="007C04DC">
        <w:t>[4]</w:t>
      </w:r>
      <w:r w:rsidRPr="007C04DC">
        <w:tab/>
        <w:t xml:space="preserve">J. Cabana, B. J. Kwon, and L. Hu, Mechanisms of Degradation and Strategies for the Stabilization of Cathode–Electrolyte Interfaces in Li-Ion Batteries, Acc. Chem. Res. </w:t>
      </w:r>
      <w:r w:rsidRPr="007C04DC">
        <w:rPr>
          <w:b/>
          <w:bCs/>
        </w:rPr>
        <w:t>51</w:t>
      </w:r>
      <w:r w:rsidRPr="007C04DC">
        <w:t>, 299 (2018).</w:t>
      </w:r>
    </w:p>
    <w:p w14:paraId="48CDD1B8" w14:textId="77777777" w:rsidR="007C04DC" w:rsidRPr="007C04DC" w:rsidRDefault="007C04DC" w:rsidP="007C04DC">
      <w:pPr>
        <w:pStyle w:val="Bibliography"/>
      </w:pPr>
      <w:r w:rsidRPr="007C04DC">
        <w:t>[5]</w:t>
      </w:r>
      <w:r w:rsidRPr="007C04DC">
        <w:tab/>
        <w:t xml:space="preserve">L. Wang, Q. Meng, M. Xiao, C. Liu, W. Xing, and J. Zhu, Insights into the Dynamic Surface Reconstruction of Electrocatalysts in Oxygen Evolution Reaction, Renewables </w:t>
      </w:r>
      <w:r w:rsidRPr="007C04DC">
        <w:rPr>
          <w:b/>
          <w:bCs/>
        </w:rPr>
        <w:t>2</w:t>
      </w:r>
      <w:r w:rsidRPr="007C04DC">
        <w:t>, 272 (2024).</w:t>
      </w:r>
    </w:p>
    <w:p w14:paraId="1AF34DEC" w14:textId="77777777" w:rsidR="007C04DC" w:rsidRPr="007C04DC" w:rsidRDefault="007C04DC" w:rsidP="007C04DC">
      <w:pPr>
        <w:pStyle w:val="Bibliography"/>
      </w:pPr>
      <w:r w:rsidRPr="007C04DC">
        <w:t>[6]</w:t>
      </w:r>
      <w:r w:rsidRPr="007C04DC">
        <w:tab/>
        <w:t xml:space="preserve">P. D. Bisschop, Stochastic effects in EUV lithography: random, local CD variability, and printing failures, JM3 </w:t>
      </w:r>
      <w:r w:rsidRPr="007C04DC">
        <w:rPr>
          <w:b/>
          <w:bCs/>
        </w:rPr>
        <w:t>16</w:t>
      </w:r>
      <w:r w:rsidRPr="007C04DC">
        <w:t>, 041013 (2017).</w:t>
      </w:r>
    </w:p>
    <w:p w14:paraId="0301148E" w14:textId="77777777" w:rsidR="007C04DC" w:rsidRPr="007C04DC" w:rsidRDefault="007C04DC" w:rsidP="007C04DC">
      <w:pPr>
        <w:pStyle w:val="Bibliography"/>
      </w:pPr>
      <w:r w:rsidRPr="007C04DC">
        <w:t>[7]</w:t>
      </w:r>
      <w:r w:rsidRPr="007C04DC">
        <w:tab/>
        <w:t xml:space="preserve">K. Andrle, Q. Zhang, H. Heilman, T. Ferron, and C. Wang, </w:t>
      </w:r>
      <w:r w:rsidRPr="007C04DC">
        <w:rPr>
          <w:i/>
          <w:iCs/>
        </w:rPr>
        <w:t>Nanostructure Characterization via RSoXS: Inverse Scattering with FEM-Based Maxwell Solvers</w:t>
      </w:r>
      <w:r w:rsidRPr="007C04DC">
        <w:t xml:space="preserve">, in </w:t>
      </w:r>
      <w:r w:rsidRPr="007C04DC">
        <w:rPr>
          <w:i/>
          <w:iCs/>
        </w:rPr>
        <w:t>Metrology, Inspection, and Process Control XL</w:t>
      </w:r>
      <w:r w:rsidRPr="007C04DC">
        <w:t>, Vol. 13981 (SPIE, 2026), p. 139810D.</w:t>
      </w:r>
    </w:p>
    <w:p w14:paraId="5B7E3971" w14:textId="77777777" w:rsidR="007C04DC" w:rsidRPr="007C04DC" w:rsidRDefault="007C04DC" w:rsidP="007C04DC">
      <w:pPr>
        <w:pStyle w:val="Bibliography"/>
      </w:pPr>
      <w:r w:rsidRPr="007C04DC">
        <w:t>[8]</w:t>
      </w:r>
      <w:r w:rsidRPr="007C04DC">
        <w:tab/>
        <w:t xml:space="preserve">T. Khan, T. McAfee, T. J. Ferron, A. Alotaibi, and B. A. Collins, Local Chemical Enhancement and Gating of Organic Coordinated Ionic-Electronic Transport (Adv. Mater. 5/2025), Advanced Materials </w:t>
      </w:r>
      <w:r w:rsidRPr="007C04DC">
        <w:rPr>
          <w:b/>
          <w:bCs/>
        </w:rPr>
        <w:t>37</w:t>
      </w:r>
      <w:r w:rsidRPr="007C04DC">
        <w:t>, 2570041 (2025).</w:t>
      </w:r>
    </w:p>
    <w:p w14:paraId="146E8430" w14:textId="77777777" w:rsidR="007C04DC" w:rsidRPr="007C04DC" w:rsidRDefault="007C04DC" w:rsidP="007C04DC">
      <w:pPr>
        <w:pStyle w:val="Bibliography"/>
      </w:pPr>
      <w:r w:rsidRPr="007C04DC">
        <w:t>[9]</w:t>
      </w:r>
      <w:r w:rsidRPr="007C04DC">
        <w:tab/>
        <w:t xml:space="preserve">L. Q. Flagg et al., Resonant X‑ray Diffraction Reveals the Location of Counterions in Doped Organic Mixed Ionic Conductors, Chem. Mater. </w:t>
      </w:r>
      <w:r w:rsidRPr="007C04DC">
        <w:rPr>
          <w:b/>
          <w:bCs/>
        </w:rPr>
        <w:t>35</w:t>
      </w:r>
      <w:r w:rsidRPr="007C04DC">
        <w:t>, 3960 (2023).</w:t>
      </w:r>
    </w:p>
    <w:p w14:paraId="6ED1F1A3" w14:textId="77777777" w:rsidR="007C04DC" w:rsidRPr="007C04DC" w:rsidRDefault="007C04DC" w:rsidP="007C04DC">
      <w:pPr>
        <w:pStyle w:val="Bibliography"/>
      </w:pPr>
      <w:r w:rsidRPr="007C04DC">
        <w:t>[10]</w:t>
      </w:r>
      <w:r w:rsidRPr="007C04DC">
        <w:tab/>
        <w:t xml:space="preserve">S. F. Mayer et al., Lumen charge governs gated ion transport in β-barrel nanopores, Nat. Nanotechnol. </w:t>
      </w:r>
      <w:r w:rsidRPr="007C04DC">
        <w:rPr>
          <w:b/>
          <w:bCs/>
        </w:rPr>
        <w:t>21</w:t>
      </w:r>
      <w:r w:rsidRPr="007C04DC">
        <w:t>, 116 (2026).</w:t>
      </w:r>
    </w:p>
    <w:p w14:paraId="072FF002" w14:textId="77777777" w:rsidR="007C04DC" w:rsidRPr="007C04DC" w:rsidRDefault="007C04DC" w:rsidP="007C04DC">
      <w:pPr>
        <w:pStyle w:val="Bibliography"/>
      </w:pPr>
      <w:r w:rsidRPr="007C04DC">
        <w:t>[11]</w:t>
      </w:r>
      <w:r w:rsidRPr="007C04DC">
        <w:tab/>
        <w:t>M. Kato, M. Nakaya, Y. Matoba, S. Watanabe, K. Okamoto, J.-P. Bucher, and J. Onoe, Morphological and optical properties of α- and β-phase zinc (</w:t>
      </w:r>
      <w:r w:rsidRPr="007C04DC">
        <w:rPr>
          <w:rFonts w:ascii="Cambria Math" w:hAnsi="Cambria Math" w:cs="Cambria Math"/>
        </w:rPr>
        <w:t>∥</w:t>
      </w:r>
      <w:r w:rsidRPr="007C04DC">
        <w:t xml:space="preserve">) phthalocyanine thin films for application to organic photovoltaic cells, J. Chem. Phys. </w:t>
      </w:r>
      <w:r w:rsidRPr="007C04DC">
        <w:rPr>
          <w:b/>
          <w:bCs/>
        </w:rPr>
        <w:t>153</w:t>
      </w:r>
      <w:r w:rsidRPr="007C04DC">
        <w:t>, 144704 (2020).</w:t>
      </w:r>
    </w:p>
    <w:p w14:paraId="55171E85" w14:textId="77777777" w:rsidR="007C04DC" w:rsidRPr="007C04DC" w:rsidRDefault="007C04DC" w:rsidP="007C04DC">
      <w:pPr>
        <w:pStyle w:val="Bibliography"/>
      </w:pPr>
      <w:r w:rsidRPr="007C04DC">
        <w:t>[12]</w:t>
      </w:r>
      <w:r w:rsidRPr="007C04DC">
        <w:tab/>
        <w:t xml:space="preserve">G. O. Ngongang Ndjawa et al., Impact of Molecular Orientation and Spontaneous Interfacial Mixing on the Performance of Organic Solar Cells, Chem. Mater. </w:t>
      </w:r>
      <w:r w:rsidRPr="007C04DC">
        <w:rPr>
          <w:b/>
          <w:bCs/>
        </w:rPr>
        <w:t>27</w:t>
      </w:r>
      <w:r w:rsidRPr="007C04DC">
        <w:t>, 5597 (2015).</w:t>
      </w:r>
    </w:p>
    <w:p w14:paraId="72FAAB15" w14:textId="77777777" w:rsidR="007C04DC" w:rsidRPr="007C04DC" w:rsidRDefault="007C04DC" w:rsidP="007C04DC">
      <w:pPr>
        <w:pStyle w:val="Bibliography"/>
      </w:pPr>
      <w:r w:rsidRPr="007C04DC">
        <w:t>[13]</w:t>
      </w:r>
      <w:r w:rsidRPr="007C04DC">
        <w:tab/>
        <w:t xml:space="preserve">C. Schünemann, C. Elschner, A. A. Levin, M. Levichkova, K. Leo, and M. Riede, Zinc phthalocyanine — Influence of substrate temperature, film thickness, and kind of substrate on the morphology, Thin Solid Films </w:t>
      </w:r>
      <w:r w:rsidRPr="007C04DC">
        <w:rPr>
          <w:b/>
          <w:bCs/>
        </w:rPr>
        <w:t>519</w:t>
      </w:r>
      <w:r w:rsidRPr="007C04DC">
        <w:t>, 3939 (2011).</w:t>
      </w:r>
    </w:p>
    <w:p w14:paraId="15822B82" w14:textId="77777777" w:rsidR="007C04DC" w:rsidRPr="007C04DC" w:rsidRDefault="007C04DC" w:rsidP="007C04DC">
      <w:pPr>
        <w:pStyle w:val="Bibliography"/>
      </w:pPr>
      <w:r w:rsidRPr="007C04DC">
        <w:t>[14]</w:t>
      </w:r>
      <w:r w:rsidRPr="007C04DC">
        <w:tab/>
        <w:t xml:space="preserve">T. L. Derrien, A. E. Lauritzen, P. Kaienburg, E. Hancox, C. Nicklin, and M. Riede, Interfacial rearrangements and strain evolution in the thin film growth of ZnPc on glass, Phys. Rev. Mater. </w:t>
      </w:r>
      <w:r w:rsidRPr="007C04DC">
        <w:rPr>
          <w:b/>
          <w:bCs/>
        </w:rPr>
        <w:t>6</w:t>
      </w:r>
      <w:r w:rsidRPr="007C04DC">
        <w:t>, 033401 (2022).</w:t>
      </w:r>
    </w:p>
    <w:p w14:paraId="3DCBDCD7" w14:textId="77777777" w:rsidR="007C04DC" w:rsidRPr="007C04DC" w:rsidRDefault="007C04DC" w:rsidP="007C04DC">
      <w:pPr>
        <w:pStyle w:val="Bibliography"/>
      </w:pPr>
      <w:r w:rsidRPr="007C04DC">
        <w:t>[15]</w:t>
      </w:r>
      <w:r w:rsidRPr="007C04DC">
        <w:tab/>
        <w:t xml:space="preserve">D. Grabner, H. Heilman, A. Patterson, T. M. Melody, and B. A. Collins, Resonant Soft X-Ray Scattering in Polymer Materials, Annual Review of Materials Research </w:t>
      </w:r>
      <w:r w:rsidRPr="007C04DC">
        <w:rPr>
          <w:b/>
          <w:bCs/>
        </w:rPr>
        <w:t>55</w:t>
      </w:r>
      <w:r w:rsidRPr="007C04DC">
        <w:t>, (2025).</w:t>
      </w:r>
    </w:p>
    <w:p w14:paraId="50E3E9F0" w14:textId="77777777" w:rsidR="007C04DC" w:rsidRPr="007C04DC" w:rsidRDefault="007C04DC" w:rsidP="007C04DC">
      <w:pPr>
        <w:pStyle w:val="Bibliography"/>
      </w:pPr>
      <w:r w:rsidRPr="007C04DC">
        <w:t>[16]</w:t>
      </w:r>
      <w:r w:rsidRPr="007C04DC">
        <w:tab/>
        <w:t xml:space="preserve">K. Andrle et al., </w:t>
      </w:r>
      <w:r w:rsidRPr="007C04DC">
        <w:rPr>
          <w:i/>
          <w:iCs/>
        </w:rPr>
        <w:t>Using a FEM-Based Maxwell Solver and CD-RSoXS Measurement for the Analysis of Photoresist Pattern</w:t>
      </w:r>
      <w:r w:rsidRPr="007C04DC">
        <w:t xml:space="preserve">, in </w:t>
      </w:r>
      <w:r w:rsidRPr="007C04DC">
        <w:rPr>
          <w:i/>
          <w:iCs/>
        </w:rPr>
        <w:t>Advances in Patterning Materials and Processes XLII</w:t>
      </w:r>
      <w:r w:rsidRPr="007C04DC">
        <w:t>, Vol. 13428 (SPIE, 2025), p. 134281G.</w:t>
      </w:r>
    </w:p>
    <w:p w14:paraId="5292811D" w14:textId="77777777" w:rsidR="007C04DC" w:rsidRPr="007C04DC" w:rsidRDefault="007C04DC" w:rsidP="007C04DC">
      <w:pPr>
        <w:pStyle w:val="Bibliography"/>
      </w:pPr>
      <w:r w:rsidRPr="007C04DC">
        <w:t>[17]</w:t>
      </w:r>
      <w:r w:rsidRPr="007C04DC">
        <w:tab/>
        <w:t xml:space="preserve">T. J. Ferron, J. L. Thelen, K. Bagchi, C. Deng, E. Gann, J. J. de Pablo, M. D. Ediger, D. F. Sunday, and D. M. DeLongchamp, Characterization of the Interfacial Orientation and Molecular Conformation in a Glass-Forming Organic Semiconductor, ACS Appl. Mater. Interfaces </w:t>
      </w:r>
      <w:r w:rsidRPr="007C04DC">
        <w:rPr>
          <w:b/>
          <w:bCs/>
        </w:rPr>
        <w:t>14</w:t>
      </w:r>
      <w:r w:rsidRPr="007C04DC">
        <w:t>, 3455 (2022).</w:t>
      </w:r>
    </w:p>
    <w:p w14:paraId="59702913" w14:textId="77777777" w:rsidR="007C04DC" w:rsidRPr="007C04DC" w:rsidRDefault="007C04DC" w:rsidP="007C04DC">
      <w:pPr>
        <w:pStyle w:val="Bibliography"/>
      </w:pPr>
      <w:r w:rsidRPr="007C04DC">
        <w:t>[18]</w:t>
      </w:r>
      <w:r w:rsidRPr="007C04DC">
        <w:tab/>
        <w:t xml:space="preserve">C. Wang, T. Araki, B. Watts, S. Harton, T. Koga, S. Basu, and H. Ade, Resonant soft x-ray reflectivity of organic thin films, Journal of Vacuum Science &amp; Technology A: Vacuum, Surfaces, and Films </w:t>
      </w:r>
      <w:r w:rsidRPr="007C04DC">
        <w:rPr>
          <w:b/>
          <w:bCs/>
        </w:rPr>
        <w:t>25</w:t>
      </w:r>
      <w:r w:rsidRPr="007C04DC">
        <w:t>, 575 (2007).</w:t>
      </w:r>
    </w:p>
    <w:p w14:paraId="3EE49B30" w14:textId="77777777" w:rsidR="007C04DC" w:rsidRPr="007C04DC" w:rsidRDefault="007C04DC" w:rsidP="007C04DC">
      <w:pPr>
        <w:pStyle w:val="Bibliography"/>
      </w:pPr>
      <w:r w:rsidRPr="007C04DC">
        <w:t>[19]</w:t>
      </w:r>
      <w:r w:rsidRPr="007C04DC">
        <w:tab/>
        <w:t xml:space="preserve">H. Yan, C. Wang, A. R. McCarn, and H. Ade, Accurate and Facile Determination of the Index of Refraction of Organic Thin Films Near the Carbon 1 s Absorption Edge, Phys. Rev. Lett. </w:t>
      </w:r>
      <w:r w:rsidRPr="007C04DC">
        <w:rPr>
          <w:b/>
          <w:bCs/>
        </w:rPr>
        <w:t>110</w:t>
      </w:r>
      <w:r w:rsidRPr="007C04DC">
        <w:t>, 177401 (2013).</w:t>
      </w:r>
    </w:p>
    <w:p w14:paraId="63225FBF" w14:textId="77777777" w:rsidR="007C04DC" w:rsidRPr="007C04DC" w:rsidRDefault="007C04DC" w:rsidP="007C04DC">
      <w:pPr>
        <w:pStyle w:val="Bibliography"/>
      </w:pPr>
      <w:r w:rsidRPr="007C04DC">
        <w:t>[20]</w:t>
      </w:r>
      <w:r w:rsidRPr="007C04DC">
        <w:tab/>
        <w:t xml:space="preserve">M. Mezger, B. Jérôme, J. B. Kortright, M. Valvidares, E. M. Gullikson, A. Giglia, N. Mahne, and S. Nannarone, Molecular orientation in soft matter thin films studied by resonant soft x-ray reflectivity, Phys. Rev. B </w:t>
      </w:r>
      <w:r w:rsidRPr="007C04DC">
        <w:rPr>
          <w:b/>
          <w:bCs/>
        </w:rPr>
        <w:t>83</w:t>
      </w:r>
      <w:r w:rsidRPr="007C04DC">
        <w:t>, 155406 (2011).</w:t>
      </w:r>
    </w:p>
    <w:p w14:paraId="38BFFE06" w14:textId="77777777" w:rsidR="007C04DC" w:rsidRPr="007C04DC" w:rsidRDefault="007C04DC" w:rsidP="007C04DC">
      <w:pPr>
        <w:pStyle w:val="Bibliography"/>
      </w:pPr>
      <w:r w:rsidRPr="007C04DC">
        <w:t>[21]</w:t>
      </w:r>
      <w:r w:rsidRPr="007C04DC">
        <w:tab/>
        <w:t xml:space="preserve">T. J. Ferron, M. E. Fiori, M. D. Ediger, D. M. DeLongchamp, and D. F. Sunday, Composition Dictates Molecular Orientation at the Heterointerfaces of Vapor-Deposited Glasses, JACS Au </w:t>
      </w:r>
      <w:r w:rsidRPr="007C04DC">
        <w:rPr>
          <w:b/>
          <w:bCs/>
        </w:rPr>
        <w:t>3</w:t>
      </w:r>
      <w:r w:rsidRPr="007C04DC">
        <w:t>, 1931 (2023).</w:t>
      </w:r>
    </w:p>
    <w:p w14:paraId="38810BA4" w14:textId="77777777" w:rsidR="007C04DC" w:rsidRPr="007C04DC" w:rsidRDefault="007C04DC" w:rsidP="007C04DC">
      <w:pPr>
        <w:pStyle w:val="Bibliography"/>
      </w:pPr>
      <w:r w:rsidRPr="007C04DC">
        <w:t>[22]</w:t>
      </w:r>
      <w:r w:rsidRPr="007C04DC">
        <w:tab/>
        <w:t>H. Li et al., Pattern-enhanced Resonant Soft X-ray Scattering for Operando monitoring of electrochemical solid-liquid interfaces, Nat Commun (2026).</w:t>
      </w:r>
    </w:p>
    <w:p w14:paraId="49A855CA" w14:textId="77777777" w:rsidR="007C04DC" w:rsidRPr="007C04DC" w:rsidRDefault="007C04DC" w:rsidP="007C04DC">
      <w:pPr>
        <w:pStyle w:val="Bibliography"/>
      </w:pPr>
      <w:r w:rsidRPr="007C04DC">
        <w:t>[23]</w:t>
      </w:r>
      <w:r w:rsidRPr="007C04DC">
        <w:tab/>
        <w:t xml:space="preserve">P. H. Nguyen et al., Resonant Soft X-ray Scattering Reveals the Distribution of Dopants in Semicrystalline Conjugated Polymers, J. Phys. Chem. B </w:t>
      </w:r>
      <w:r w:rsidRPr="007C04DC">
        <w:rPr>
          <w:b/>
          <w:bCs/>
        </w:rPr>
        <w:t>128</w:t>
      </w:r>
      <w:r w:rsidRPr="007C04DC">
        <w:t>, 12597 (2024).</w:t>
      </w:r>
    </w:p>
    <w:p w14:paraId="59EFFD99" w14:textId="77777777" w:rsidR="007C04DC" w:rsidRPr="007C04DC" w:rsidRDefault="007C04DC" w:rsidP="007C04DC">
      <w:pPr>
        <w:pStyle w:val="Bibliography"/>
      </w:pPr>
      <w:r w:rsidRPr="007C04DC">
        <w:t>[24]</w:t>
      </w:r>
      <w:r w:rsidRPr="007C04DC">
        <w:tab/>
        <w:t xml:space="preserve">J. L. Thelen, C. Bishop, K. Bagchi, D. F. Sunday, E. Gann, S. Mukherjee, L. J. Richter, R. J. Kline, M. D. Ediger, and D. M. DeLongchamp, Molecular Orientation Depth Profiles in Organic Glasses Using Polarized Resonant Soft X-ray Reflectivity, Chem. Mater. </w:t>
      </w:r>
      <w:r w:rsidRPr="007C04DC">
        <w:rPr>
          <w:b/>
          <w:bCs/>
        </w:rPr>
        <w:t>32</w:t>
      </w:r>
      <w:r w:rsidRPr="007C04DC">
        <w:t>, 6295 (2020).</w:t>
      </w:r>
    </w:p>
    <w:p w14:paraId="66E0C0E7" w14:textId="77777777" w:rsidR="007C04DC" w:rsidRPr="007C04DC" w:rsidRDefault="007C04DC" w:rsidP="007C04DC">
      <w:pPr>
        <w:pStyle w:val="Bibliography"/>
      </w:pPr>
      <w:r w:rsidRPr="007C04DC">
        <w:t>[25]</w:t>
      </w:r>
      <w:r w:rsidRPr="007C04DC">
        <w:tab/>
        <w:t xml:space="preserve">L. Pasquali, S. Mukherjee, F. Terzi, A. Giglia, N. Mahne, K. Koshmak, V. Esaulov, C. Toccafondi, M. Canepa, and S. Nannarone, Structural and electronic properties of anisotropic ultrathin organic films from dichroic resonant soft x-ray reflectivity, Phys. Rev. B </w:t>
      </w:r>
      <w:r w:rsidRPr="007C04DC">
        <w:rPr>
          <w:b/>
          <w:bCs/>
        </w:rPr>
        <w:t>89</w:t>
      </w:r>
      <w:r w:rsidRPr="007C04DC">
        <w:t>, 045401 (2014).</w:t>
      </w:r>
    </w:p>
    <w:p w14:paraId="57555474" w14:textId="77777777" w:rsidR="007C04DC" w:rsidRPr="007C04DC" w:rsidRDefault="007C04DC" w:rsidP="007C04DC">
      <w:pPr>
        <w:pStyle w:val="Bibliography"/>
      </w:pPr>
      <w:r w:rsidRPr="007C04DC">
        <w:t>[26]</w:t>
      </w:r>
      <w:r w:rsidRPr="007C04DC">
        <w:tab/>
        <w:t xml:space="preserve">R. Capelli, E. Da Como, G. Kociok-Köhn, C. Fontanesi, A. Verna, and L. Pasquali, Quantitative resonant soft x-ray reflectivity from an organic semiconductor single crystal, J. Chem. Phys. </w:t>
      </w:r>
      <w:r w:rsidRPr="007C04DC">
        <w:rPr>
          <w:b/>
          <w:bCs/>
        </w:rPr>
        <w:t>150</w:t>
      </w:r>
      <w:r w:rsidRPr="007C04DC">
        <w:t>, 094707 (2019).</w:t>
      </w:r>
    </w:p>
    <w:p w14:paraId="7F95CD9D" w14:textId="77777777" w:rsidR="007C04DC" w:rsidRPr="007C04DC" w:rsidRDefault="007C04DC" w:rsidP="007C04DC">
      <w:pPr>
        <w:pStyle w:val="Bibliography"/>
      </w:pPr>
      <w:r w:rsidRPr="007C04DC">
        <w:t>[27]</w:t>
      </w:r>
      <w:r w:rsidRPr="007C04DC">
        <w:tab/>
        <w:t xml:space="preserve">L. Pasquali, N. Mahne, A. Giglia, A. Verna, L. Sponza, R. Capelli, M. Bonfatti, F. Mezzadri, E. Galligani, and S. Nannarone, Analysis of Resonant Soft X-ray Reflectivity of Anisotropic Layered Materials, Surfaces </w:t>
      </w:r>
      <w:r w:rsidRPr="007C04DC">
        <w:rPr>
          <w:b/>
          <w:bCs/>
        </w:rPr>
        <w:t>4</w:t>
      </w:r>
      <w:r w:rsidRPr="007C04DC">
        <w:t>, 18 (2021).</w:t>
      </w:r>
    </w:p>
    <w:p w14:paraId="30FDFA52" w14:textId="77777777" w:rsidR="007C04DC" w:rsidRPr="007C04DC" w:rsidRDefault="007C04DC" w:rsidP="007C04DC">
      <w:pPr>
        <w:pStyle w:val="Bibliography"/>
      </w:pPr>
      <w:r w:rsidRPr="007C04DC">
        <w:t>[28]</w:t>
      </w:r>
      <w:r w:rsidRPr="007C04DC">
        <w:tab/>
        <w:t xml:space="preserve">V. Murcia, O. Alqahtani, H. Heilman, and B. A. Collins, </w:t>
      </w:r>
      <w:r w:rsidRPr="007C04DC">
        <w:rPr>
          <w:i/>
          <w:iCs/>
        </w:rPr>
        <w:t>Quantitative and Bond-Traceable Resonant X-Ray Optical Tensors of Organic Molecules</w:t>
      </w:r>
      <w:r w:rsidRPr="007C04DC">
        <w:t>, arXiv:2509.01734.</w:t>
      </w:r>
    </w:p>
    <w:p w14:paraId="1A78E00D" w14:textId="77777777" w:rsidR="007C04DC" w:rsidRPr="007C04DC" w:rsidRDefault="007C04DC" w:rsidP="007C04DC">
      <w:pPr>
        <w:pStyle w:val="Bibliography"/>
      </w:pPr>
      <w:r w:rsidRPr="007C04DC">
        <w:t>[29]</w:t>
      </w:r>
      <w:r w:rsidRPr="007C04DC">
        <w:tab/>
        <w:t xml:space="preserve">B. Watts, Calculation of the Kramers-Kronig transform of X-ray spectra by a piecewise Laurent polynomial method, Opt. Express, OE </w:t>
      </w:r>
      <w:r w:rsidRPr="007C04DC">
        <w:rPr>
          <w:b/>
          <w:bCs/>
        </w:rPr>
        <w:t>22</w:t>
      </w:r>
      <w:r w:rsidRPr="007C04DC">
        <w:t>, 23628 (2014).</w:t>
      </w:r>
    </w:p>
    <w:p w14:paraId="2A381868" w14:textId="77777777" w:rsidR="007C04DC" w:rsidRPr="007C04DC" w:rsidRDefault="007C04DC" w:rsidP="007C04DC">
      <w:pPr>
        <w:pStyle w:val="Bibliography"/>
      </w:pPr>
      <w:r w:rsidRPr="007C04DC">
        <w:t>[30]</w:t>
      </w:r>
      <w:r w:rsidRPr="007C04DC">
        <w:tab/>
        <w:t xml:space="preserve">B. Yang et al., Sub-nanometre resolution in single-molecule photoluminescence imaging, Nat. Photonics </w:t>
      </w:r>
      <w:r w:rsidRPr="007C04DC">
        <w:rPr>
          <w:b/>
          <w:bCs/>
        </w:rPr>
        <w:t>14</w:t>
      </w:r>
      <w:r w:rsidRPr="007C04DC">
        <w:t>, 693 (2020).</w:t>
      </w:r>
    </w:p>
    <w:p w14:paraId="450D24C6" w14:textId="77777777" w:rsidR="007C04DC" w:rsidRPr="007C04DC" w:rsidRDefault="007C04DC" w:rsidP="007C04DC">
      <w:pPr>
        <w:pStyle w:val="Bibliography"/>
      </w:pPr>
      <w:r w:rsidRPr="007C04DC">
        <w:lastRenderedPageBreak/>
        <w:t>[31]</w:t>
      </w:r>
      <w:r w:rsidRPr="007C04DC">
        <w:tab/>
        <w:t xml:space="preserve">Y. Zhang et al., Visualizing coherent intermolecular dipole–dipole coupling in real space, Nature </w:t>
      </w:r>
      <w:r w:rsidRPr="007C04DC">
        <w:rPr>
          <w:b/>
          <w:bCs/>
        </w:rPr>
        <w:t>531</w:t>
      </w:r>
      <w:r w:rsidRPr="007C04DC">
        <w:t>, 623 (2016).</w:t>
      </w:r>
    </w:p>
    <w:p w14:paraId="2448955A" w14:textId="77777777" w:rsidR="007C04DC" w:rsidRPr="007C04DC" w:rsidRDefault="007C04DC" w:rsidP="007C04DC">
      <w:pPr>
        <w:pStyle w:val="Bibliography"/>
      </w:pPr>
      <w:r w:rsidRPr="007C04DC">
        <w:t>[32]</w:t>
      </w:r>
      <w:r w:rsidRPr="007C04DC">
        <w:tab/>
        <w:t xml:space="preserve">Y. Luo et al., Electrically Driven Single-Photon Superradiance from Molecular Chains in a Plasmonic Nanocavity, Phys. Rev. Lett. </w:t>
      </w:r>
      <w:r w:rsidRPr="007C04DC">
        <w:rPr>
          <w:b/>
          <w:bCs/>
        </w:rPr>
        <w:t>122</w:t>
      </w:r>
      <w:r w:rsidRPr="007C04DC">
        <w:t>, 233901 (2019).</w:t>
      </w:r>
    </w:p>
    <w:p w14:paraId="0F9653DF" w14:textId="77777777" w:rsidR="007C04DC" w:rsidRPr="007C04DC" w:rsidRDefault="007C04DC" w:rsidP="007C04DC">
      <w:pPr>
        <w:pStyle w:val="Bibliography"/>
      </w:pPr>
      <w:r w:rsidRPr="007C04DC">
        <w:t>[33]</w:t>
      </w:r>
      <w:r w:rsidRPr="007C04DC">
        <w:tab/>
        <w:t xml:space="preserve">S. Cao, A. Rosławska, B. Doppagne, M. Romeo, M. Féron, F. Chérioux, H. Bulou, F. Scheurer, and G. Schull, Energy funnelling within multichromophore architectures monitored with subnanometre resolution, Nat. Chem. </w:t>
      </w:r>
      <w:r w:rsidRPr="007C04DC">
        <w:rPr>
          <w:b/>
          <w:bCs/>
        </w:rPr>
        <w:t>13</w:t>
      </w:r>
      <w:r w:rsidRPr="007C04DC">
        <w:t>, 766 (2021).</w:t>
      </w:r>
    </w:p>
    <w:p w14:paraId="151C5201" w14:textId="77777777" w:rsidR="007C04DC" w:rsidRPr="007C04DC" w:rsidRDefault="007C04DC" w:rsidP="007C04DC">
      <w:pPr>
        <w:pStyle w:val="Bibliography"/>
      </w:pPr>
      <w:r w:rsidRPr="007C04DC">
        <w:t>[34]</w:t>
      </w:r>
      <w:r w:rsidRPr="007C04DC">
        <w:tab/>
        <w:t xml:space="preserve">B. Doppagne, M. C. Chong, H. Bulou, A. Boeglin, F. Scheurer, and G. Schull, Electrofluorochromism at the single-molecule level, Science </w:t>
      </w:r>
      <w:r w:rsidRPr="007C04DC">
        <w:rPr>
          <w:b/>
          <w:bCs/>
        </w:rPr>
        <w:t>361</w:t>
      </w:r>
      <w:r w:rsidRPr="007C04DC">
        <w:t>, 251 (2018).</w:t>
      </w:r>
    </w:p>
    <w:p w14:paraId="7A82A87B" w14:textId="77777777" w:rsidR="007C04DC" w:rsidRPr="007C04DC" w:rsidRDefault="007C04DC" w:rsidP="007C04DC">
      <w:pPr>
        <w:pStyle w:val="Bibliography"/>
      </w:pPr>
      <w:r w:rsidRPr="007C04DC">
        <w:t>[35]</w:t>
      </w:r>
      <w:r w:rsidRPr="007C04DC">
        <w:tab/>
        <w:t xml:space="preserve">R. A. Klenkler, A. P. Yuen, and N. M. Bamsey, </w:t>
      </w:r>
      <w:r w:rsidRPr="007C04DC">
        <w:rPr>
          <w:i/>
          <w:iCs/>
        </w:rPr>
        <w:t>Photovoltaic Device</w:t>
      </w:r>
      <w:r w:rsidRPr="007C04DC">
        <w:t>, US8962994B2 (24 February 2015).</w:t>
      </w:r>
    </w:p>
    <w:p w14:paraId="018678C3" w14:textId="77777777" w:rsidR="007C04DC" w:rsidRPr="007C04DC" w:rsidRDefault="007C04DC" w:rsidP="007C04DC">
      <w:pPr>
        <w:pStyle w:val="Bibliography"/>
      </w:pPr>
      <w:r w:rsidRPr="007C04DC">
        <w:t>[36]</w:t>
      </w:r>
      <w:r w:rsidRPr="007C04DC">
        <w:tab/>
        <w:t xml:space="preserve">M. Pfeiffer, C. Uhrich, A. Petrich, R. Schüppel, K. Schulze, K. Leo, P. Bäuerle, E. Reinold, and E. Brier, </w:t>
      </w:r>
      <w:r w:rsidRPr="007C04DC">
        <w:rPr>
          <w:i/>
          <w:iCs/>
        </w:rPr>
        <w:t>Organic Photoactive Device</w:t>
      </w:r>
      <w:r w:rsidRPr="007C04DC">
        <w:t>, US8426727B2 (23 April 2013).</w:t>
      </w:r>
    </w:p>
    <w:p w14:paraId="1ED390E8" w14:textId="77777777" w:rsidR="007C04DC" w:rsidRPr="007C04DC" w:rsidRDefault="007C04DC" w:rsidP="007C04DC">
      <w:pPr>
        <w:pStyle w:val="Bibliography"/>
      </w:pPr>
      <w:r w:rsidRPr="007C04DC">
        <w:t>[37]</w:t>
      </w:r>
      <w:r w:rsidRPr="007C04DC">
        <w:tab/>
        <w:t xml:space="preserve">N. T. Boileau, R. Cranston, B. Mirka, O. A. Melville, and B. H. Lessard, Metal phthalocyanine organic thin-film transistors: changes in electrical performance and stability in response to temperature and environment, RSC Adv. </w:t>
      </w:r>
      <w:r w:rsidRPr="007C04DC">
        <w:rPr>
          <w:b/>
          <w:bCs/>
        </w:rPr>
        <w:t>9</w:t>
      </w:r>
      <w:r w:rsidRPr="007C04DC">
        <w:t>, 21478 (2019).</w:t>
      </w:r>
    </w:p>
    <w:p w14:paraId="356AD35F" w14:textId="77777777" w:rsidR="007C04DC" w:rsidRPr="007C04DC" w:rsidRDefault="007C04DC" w:rsidP="007C04DC">
      <w:pPr>
        <w:pStyle w:val="Bibliography"/>
      </w:pPr>
      <w:r w:rsidRPr="007C04DC">
        <w:t>[38]</w:t>
      </w:r>
      <w:r w:rsidRPr="007C04DC">
        <w:tab/>
        <w:t xml:space="preserve">Z. J. Comeau, R. R. Cranston, H. R. Lamontagne, C. S. Harris, A. J. Shuhendler, and B. H. Lessard, Surface engineering of zinc phthalocyanine organic thin-film transistors results in part-per-billion sensitivity towards cannabinoid vapor, Commun Chem </w:t>
      </w:r>
      <w:r w:rsidRPr="007C04DC">
        <w:rPr>
          <w:b/>
          <w:bCs/>
        </w:rPr>
        <w:t>5</w:t>
      </w:r>
      <w:r w:rsidRPr="007C04DC">
        <w:t>, 178 (2022).</w:t>
      </w:r>
    </w:p>
    <w:p w14:paraId="5E3BC69A" w14:textId="77777777" w:rsidR="007C04DC" w:rsidRPr="007C04DC" w:rsidRDefault="007C04DC" w:rsidP="007C04DC">
      <w:pPr>
        <w:pStyle w:val="Bibliography"/>
      </w:pPr>
      <w:r w:rsidRPr="007C04DC">
        <w:t>[39]</w:t>
      </w:r>
      <w:r w:rsidRPr="007C04DC">
        <w:tab/>
        <w:t xml:space="preserve">K. Chornovolenko and T. Koczorowski, Phthalocyanines Conjugated with Small Biologically Active Compounds for the Advanced Photodynamic Therapy: A Review, Molecules </w:t>
      </w:r>
      <w:r w:rsidRPr="007C04DC">
        <w:rPr>
          <w:b/>
          <w:bCs/>
        </w:rPr>
        <w:t>30</w:t>
      </w:r>
      <w:r w:rsidRPr="007C04DC">
        <w:t>, 3297 (2025).</w:t>
      </w:r>
    </w:p>
    <w:p w14:paraId="363EF76F" w14:textId="77777777" w:rsidR="007C04DC" w:rsidRPr="007C04DC" w:rsidRDefault="007C04DC" w:rsidP="007C04DC">
      <w:pPr>
        <w:pStyle w:val="Bibliography"/>
      </w:pPr>
      <w:r w:rsidRPr="007C04DC">
        <w:t>[40]</w:t>
      </w:r>
      <w:r w:rsidRPr="007C04DC">
        <w:tab/>
        <w:t xml:space="preserve">J. Rak, M. Kabesova, J. Benes, P. Pouckova, and D. Vetvicka, Advances in Liposome-Encapsulated Phthalocyanines for Photodynamic Therapy, Life </w:t>
      </w:r>
      <w:r w:rsidRPr="007C04DC">
        <w:rPr>
          <w:b/>
          <w:bCs/>
        </w:rPr>
        <w:t>13</w:t>
      </w:r>
      <w:r w:rsidRPr="007C04DC">
        <w:t>, 305 (2023).</w:t>
      </w:r>
    </w:p>
    <w:p w14:paraId="28A72FF9" w14:textId="77777777" w:rsidR="007C04DC" w:rsidRPr="007C04DC" w:rsidRDefault="007C04DC" w:rsidP="007C04DC">
      <w:pPr>
        <w:pStyle w:val="Bibliography"/>
      </w:pPr>
      <w:r w:rsidRPr="007C04DC">
        <w:t>[41]</w:t>
      </w:r>
      <w:r w:rsidRPr="007C04DC">
        <w:tab/>
        <w:t xml:space="preserve">T. Luo, G. T. Nash, Z. Xu, X. Jiang, J. Liu, and W. Lin, Nanoscale Metal–Organic Framework Confines Zinc-Phthalocyanine Photosensitizers for Enhanced Photodynamic Therapy, Journal American Chemical Society </w:t>
      </w:r>
      <w:r w:rsidRPr="007C04DC">
        <w:rPr>
          <w:b/>
          <w:bCs/>
        </w:rPr>
        <w:t>143</w:t>
      </w:r>
      <w:r w:rsidRPr="007C04DC">
        <w:t>, 13519 (2021).</w:t>
      </w:r>
    </w:p>
    <w:p w14:paraId="30E82459" w14:textId="77777777" w:rsidR="007C04DC" w:rsidRPr="007C04DC" w:rsidRDefault="007C04DC" w:rsidP="007C04DC">
      <w:pPr>
        <w:pStyle w:val="Bibliography"/>
      </w:pPr>
      <w:r w:rsidRPr="007C04DC">
        <w:t>[42]</w:t>
      </w:r>
      <w:r w:rsidRPr="007C04DC">
        <w:tab/>
        <w:t xml:space="preserve">J. Yang, S. Yim, and T. S. Jones, Molecular-Orientation-Induced Rapid Roughening and Morphology Transition in Organic Semiconductor Thin-Film Growth, Sci Rep </w:t>
      </w:r>
      <w:r w:rsidRPr="007C04DC">
        <w:rPr>
          <w:b/>
          <w:bCs/>
        </w:rPr>
        <w:t>5</w:t>
      </w:r>
      <w:r w:rsidRPr="007C04DC">
        <w:t>, 9441 (2015).</w:t>
      </w:r>
    </w:p>
    <w:p w14:paraId="54C72959" w14:textId="77777777" w:rsidR="007C04DC" w:rsidRPr="007C04DC" w:rsidRDefault="007C04DC" w:rsidP="007C04DC">
      <w:pPr>
        <w:pStyle w:val="Bibliography"/>
      </w:pPr>
      <w:r w:rsidRPr="007C04DC">
        <w:t>[43]</w:t>
      </w:r>
      <w:r w:rsidRPr="007C04DC">
        <w:tab/>
        <w:t xml:space="preserve">I. Yamamoto, M. Imamura, J. Azuma, and K. Takahashi, Variation in zinc phthalocyanine molecular orientation on SrTiO3(100) surface, Surface Science </w:t>
      </w:r>
      <w:r w:rsidRPr="007C04DC">
        <w:rPr>
          <w:b/>
          <w:bCs/>
        </w:rPr>
        <w:t>726</w:t>
      </w:r>
      <w:r w:rsidRPr="007C04DC">
        <w:t>, 122162 (2022).</w:t>
      </w:r>
    </w:p>
    <w:p w14:paraId="778A0BF4" w14:textId="77777777" w:rsidR="007C04DC" w:rsidRPr="007C04DC" w:rsidRDefault="007C04DC" w:rsidP="007C04DC">
      <w:pPr>
        <w:pStyle w:val="Bibliography"/>
      </w:pPr>
      <w:r w:rsidRPr="007C04DC">
        <w:t>[44]</w:t>
      </w:r>
      <w:r w:rsidRPr="007C04DC">
        <w:tab/>
        <w:t xml:space="preserve">D. G. de Oteyza, E. Barrena, S. Sellner, J. O. Ossó, and H. Dosch, Structural Rearrangements During the Initial Growth Stages of Organic Thin Films of F16CuPc on SiO2, J. Phys. Chem. B </w:t>
      </w:r>
      <w:r w:rsidRPr="007C04DC">
        <w:rPr>
          <w:b/>
          <w:bCs/>
        </w:rPr>
        <w:t>110</w:t>
      </w:r>
      <w:r w:rsidRPr="007C04DC">
        <w:t>, 16618 (2006).</w:t>
      </w:r>
    </w:p>
    <w:p w14:paraId="05F97A91" w14:textId="77777777" w:rsidR="007C04DC" w:rsidRPr="007C04DC" w:rsidRDefault="007C04DC" w:rsidP="007C04DC">
      <w:pPr>
        <w:pStyle w:val="Bibliography"/>
      </w:pPr>
      <w:r w:rsidRPr="007C04DC">
        <w:t>[45]</w:t>
      </w:r>
      <w:r w:rsidRPr="007C04DC">
        <w:tab/>
        <w:t xml:space="preserve">J. O. Ossó, F. Schreiber, M. I. Alonso, M. Garriga, E. Barrena, and H. Dosch, Structure, morphology, and </w:t>
      </w:r>
      <w:r w:rsidRPr="007C04DC">
        <w:t xml:space="preserve">optical properties of thin films of F16CuPc grown on silicon dioxide, Organic Electronics </w:t>
      </w:r>
      <w:r w:rsidRPr="007C04DC">
        <w:rPr>
          <w:b/>
          <w:bCs/>
        </w:rPr>
        <w:t>5</w:t>
      </w:r>
      <w:r w:rsidRPr="007C04DC">
        <w:t>, 135 (2004).</w:t>
      </w:r>
    </w:p>
    <w:p w14:paraId="4EDFC7F2" w14:textId="77777777" w:rsidR="007C04DC" w:rsidRPr="007C04DC" w:rsidRDefault="007C04DC" w:rsidP="007C04DC">
      <w:pPr>
        <w:pStyle w:val="Bibliography"/>
      </w:pPr>
      <w:r w:rsidRPr="007C04DC">
        <w:t>[46]</w:t>
      </w:r>
      <w:r w:rsidRPr="007C04DC">
        <w:tab/>
        <w:t xml:space="preserve">J. Stöhr, </w:t>
      </w:r>
      <w:r w:rsidRPr="007C04DC">
        <w:rPr>
          <w:i/>
          <w:iCs/>
        </w:rPr>
        <w:t>NEXAFS Spectroscopy</w:t>
      </w:r>
      <w:r w:rsidRPr="007C04DC">
        <w:t xml:space="preserve"> (Springer Berlin, Heidelberg, 1992).</w:t>
      </w:r>
    </w:p>
    <w:p w14:paraId="7A065C63" w14:textId="77777777" w:rsidR="007C04DC" w:rsidRPr="007C04DC" w:rsidRDefault="007C04DC" w:rsidP="007C04DC">
      <w:pPr>
        <w:pStyle w:val="Bibliography"/>
      </w:pPr>
      <w:r w:rsidRPr="007C04DC">
        <w:t>[47]</w:t>
      </w:r>
      <w:r w:rsidRPr="007C04DC">
        <w:tab/>
        <w:t xml:space="preserve">B. A. Collins et al., Polarized X-ray scattering reveals non-crystalline orientational ordering in organic films, Nature Mater </w:t>
      </w:r>
      <w:r w:rsidRPr="007C04DC">
        <w:rPr>
          <w:b/>
          <w:bCs/>
        </w:rPr>
        <w:t>11</w:t>
      </w:r>
      <w:r w:rsidRPr="007C04DC">
        <w:t>, 536 (2012).</w:t>
      </w:r>
    </w:p>
    <w:p w14:paraId="61133B1F" w14:textId="77777777" w:rsidR="007C04DC" w:rsidRPr="007C04DC" w:rsidRDefault="007C04DC" w:rsidP="007C04DC">
      <w:pPr>
        <w:pStyle w:val="Bibliography"/>
      </w:pPr>
      <w:r w:rsidRPr="007C04DC">
        <w:t>[48]</w:t>
      </w:r>
      <w:r w:rsidRPr="007C04DC">
        <w:tab/>
        <w:t xml:space="preserve">L. Pasquali, S. Mukherjee, F. Terzi, A. Giglia, N. Mahne, K. Koshmak, V. Esaulov, C. Toccafondi, M. Canepa, and S. Nannarone, Structural and electronic properties of anisotropic ultrathin organic films from dichroic resonant soft x-ray reflectivity, Phys. Rev. B </w:t>
      </w:r>
      <w:r w:rsidRPr="007C04DC">
        <w:rPr>
          <w:b/>
          <w:bCs/>
        </w:rPr>
        <w:t>89</w:t>
      </w:r>
      <w:r w:rsidRPr="007C04DC">
        <w:t>, 045401 (2014).</w:t>
      </w:r>
    </w:p>
    <w:p w14:paraId="39D00986" w14:textId="77777777" w:rsidR="007C04DC" w:rsidRPr="007C04DC" w:rsidRDefault="007C04DC" w:rsidP="007C04DC">
      <w:pPr>
        <w:pStyle w:val="Bibliography"/>
      </w:pPr>
      <w:r w:rsidRPr="007C04DC">
        <w:t>[49]</w:t>
      </w:r>
      <w:r w:rsidRPr="007C04DC">
        <w:tab/>
        <w:t xml:space="preserve">K. Fostiropoulos, T. Mete, Z. Li, and I. Lauermann, Temperature-induced molecule assembly effects on the near-edge X-ray absorption fine-structure spectra of Zn-phthalocyanine layers on Si substrates, J Synchrotron Rad </w:t>
      </w:r>
      <w:r w:rsidRPr="007C04DC">
        <w:rPr>
          <w:b/>
          <w:bCs/>
        </w:rPr>
        <w:t>26</w:t>
      </w:r>
      <w:r w:rsidRPr="007C04DC">
        <w:t>, 1260 (2019).</w:t>
      </w:r>
    </w:p>
    <w:p w14:paraId="7D0A3DC8" w14:textId="77777777" w:rsidR="007C04DC" w:rsidRPr="007C04DC" w:rsidRDefault="007C04DC" w:rsidP="007C04DC">
      <w:pPr>
        <w:pStyle w:val="Bibliography"/>
      </w:pPr>
      <w:r w:rsidRPr="007C04DC">
        <w:t>[50]</w:t>
      </w:r>
      <w:r w:rsidRPr="007C04DC">
        <w:tab/>
        <w:t xml:space="preserve">P.-G. de Gennes and J. Prost, </w:t>
      </w:r>
      <w:r w:rsidRPr="007C04DC">
        <w:rPr>
          <w:i/>
          <w:iCs/>
        </w:rPr>
        <w:t>The Physics of Liquid Crystals</w:t>
      </w:r>
      <w:r w:rsidRPr="007C04DC">
        <w:t>, Second ed (Clarendon press, Oxford, 1993).</w:t>
      </w:r>
    </w:p>
    <w:p w14:paraId="0CF11546" w14:textId="77777777" w:rsidR="007C04DC" w:rsidRPr="007C04DC" w:rsidRDefault="007C04DC" w:rsidP="007C04DC">
      <w:pPr>
        <w:pStyle w:val="Bibliography"/>
      </w:pPr>
      <w:r w:rsidRPr="007C04DC">
        <w:t>[51]</w:t>
      </w:r>
      <w:r w:rsidRPr="007C04DC">
        <w:tab/>
        <w:t xml:space="preserve">V. L. Ginzburg and L. D. Landau, </w:t>
      </w:r>
      <w:r w:rsidRPr="007C04DC">
        <w:rPr>
          <w:i/>
          <w:iCs/>
        </w:rPr>
        <w:t>On the Theory of Superconductivity</w:t>
      </w:r>
      <w:r w:rsidRPr="007C04DC">
        <w:t xml:space="preserve">, in </w:t>
      </w:r>
      <w:r w:rsidRPr="007C04DC">
        <w:rPr>
          <w:i/>
          <w:iCs/>
        </w:rPr>
        <w:t>On Superconductivity and Superfluidity: A Scientific Autobiography</w:t>
      </w:r>
      <w:r w:rsidRPr="007C04DC">
        <w:t xml:space="preserve"> (Springer Berlin Heidelberg, Berlin, Heidelberg, 2009), pp. 113–137.</w:t>
      </w:r>
    </w:p>
    <w:p w14:paraId="17C9DC66" w14:textId="77777777" w:rsidR="007C04DC" w:rsidRPr="007C04DC" w:rsidRDefault="007C04DC" w:rsidP="007C04DC">
      <w:pPr>
        <w:pStyle w:val="Bibliography"/>
      </w:pPr>
      <w:r w:rsidRPr="007C04DC">
        <w:t>[52]</w:t>
      </w:r>
      <w:r w:rsidRPr="007C04DC">
        <w:tab/>
        <w:t xml:space="preserve">M. Kozlik, S. Paulke, M. Gruenewald, R. Forker, and T. Fritz, Optical Constants of α- and β-Zinc(II)-Phthalocyanine Films, Dataset Papers in Science </w:t>
      </w:r>
      <w:r w:rsidRPr="007C04DC">
        <w:rPr>
          <w:b/>
          <w:bCs/>
        </w:rPr>
        <w:t>2013</w:t>
      </w:r>
      <w:r w:rsidRPr="007C04DC">
        <w:t>, 926470 (2013).</w:t>
      </w:r>
    </w:p>
    <w:p w14:paraId="3618F0D9" w14:textId="77777777" w:rsidR="007C04DC" w:rsidRPr="007C04DC" w:rsidRDefault="007C04DC" w:rsidP="007C04DC">
      <w:pPr>
        <w:pStyle w:val="Bibliography"/>
      </w:pPr>
      <w:r w:rsidRPr="007C04DC">
        <w:t>[53]</w:t>
      </w:r>
      <w:r w:rsidRPr="007C04DC">
        <w:tab/>
        <w:t xml:space="preserve">C. Schünemann, D. Wynands, K.-J. Eichhorn, M. Stamm, K. Leo, and M. Riede, Evaluation and Control of the Orientation of Small Molecules for Strongly Absorbing Organic Thin Films, J. Phys. Chem. C </w:t>
      </w:r>
      <w:r w:rsidRPr="007C04DC">
        <w:rPr>
          <w:b/>
          <w:bCs/>
        </w:rPr>
        <w:t>117</w:t>
      </w:r>
      <w:r w:rsidRPr="007C04DC">
        <w:t>, 11600 (2013).</w:t>
      </w:r>
    </w:p>
    <w:p w14:paraId="75DC8CB8" w14:textId="77777777" w:rsidR="007C04DC" w:rsidRPr="007C04DC" w:rsidRDefault="007C04DC" w:rsidP="007C04DC">
      <w:pPr>
        <w:pStyle w:val="Bibliography"/>
      </w:pPr>
      <w:r w:rsidRPr="007C04DC">
        <w:t>[54]</w:t>
      </w:r>
      <w:r w:rsidRPr="007C04DC">
        <w:tab/>
        <w:t xml:space="preserve">J. Ilavsky, </w:t>
      </w:r>
      <w:r w:rsidRPr="007C04DC">
        <w:rPr>
          <w:i/>
          <w:iCs/>
        </w:rPr>
        <w:t>Nika</w:t>
      </w:r>
      <w:r w:rsidRPr="007C04DC">
        <w:t xml:space="preserve"> : software for two-dimensional data reduction, J Appl Crystallogr </w:t>
      </w:r>
      <w:r w:rsidRPr="007C04DC">
        <w:rPr>
          <w:b/>
          <w:bCs/>
        </w:rPr>
        <w:t>45</w:t>
      </w:r>
      <w:r w:rsidRPr="007C04DC">
        <w:t>, 324 (2012).</w:t>
      </w:r>
    </w:p>
    <w:p w14:paraId="290F7185" w14:textId="77777777" w:rsidR="007C04DC" w:rsidRPr="007C04DC" w:rsidRDefault="007C04DC" w:rsidP="007C04DC">
      <w:pPr>
        <w:pStyle w:val="Bibliography"/>
      </w:pPr>
      <w:r w:rsidRPr="007C04DC">
        <w:t>[55]</w:t>
      </w:r>
      <w:r w:rsidRPr="007C04DC">
        <w:tab/>
        <w:t xml:space="preserve">D. Nečas and P. Klapetek, Gwyddion: an open-source software for SPM data analysis, Open Physics </w:t>
      </w:r>
      <w:r w:rsidRPr="007C04DC">
        <w:rPr>
          <w:b/>
          <w:bCs/>
        </w:rPr>
        <w:t>10</w:t>
      </w:r>
      <w:r w:rsidRPr="007C04DC">
        <w:t>, 181 (2012).</w:t>
      </w:r>
    </w:p>
    <w:p w14:paraId="5082CCC3" w14:textId="77777777" w:rsidR="007C04DC" w:rsidRPr="007C04DC" w:rsidRDefault="007C04DC" w:rsidP="007C04DC">
      <w:pPr>
        <w:pStyle w:val="Bibliography"/>
      </w:pPr>
      <w:r w:rsidRPr="007C04DC">
        <w:t>[56]</w:t>
      </w:r>
      <w:r w:rsidRPr="007C04DC">
        <w:tab/>
        <w:t xml:space="preserve">T. Chikamatsu, Md. Shahiduzzaman, K. Yamamoto, M. Karakawa, T. Kuwabara, K. Takahashi, and T. Taima, Identifying Molecular Orientation in a Bulk Heterojunction Film by Infrared Reflection Absorption Spectroscopy, ACS Omega </w:t>
      </w:r>
      <w:r w:rsidRPr="007C04DC">
        <w:rPr>
          <w:b/>
          <w:bCs/>
        </w:rPr>
        <w:t>3</w:t>
      </w:r>
      <w:r w:rsidRPr="007C04DC">
        <w:t>, 5678 (2018).</w:t>
      </w:r>
    </w:p>
    <w:p w14:paraId="44F63FB0" w14:textId="77777777" w:rsidR="007C04DC" w:rsidRPr="007C04DC" w:rsidRDefault="007C04DC" w:rsidP="007C04DC">
      <w:pPr>
        <w:pStyle w:val="Bibliography"/>
      </w:pPr>
      <w:r w:rsidRPr="007C04DC">
        <w:t>[57]</w:t>
      </w:r>
      <w:r w:rsidRPr="007C04DC">
        <w:tab/>
        <w:t xml:space="preserve">B. L. Henke, E. M. Gullikson, and J. C. Davis, X-Ray Interactions: Photoabsorption, Scattering, Transmission, and Reflection at </w:t>
      </w:r>
      <w:r w:rsidRPr="007C04DC">
        <w:rPr>
          <w:i/>
          <w:iCs/>
        </w:rPr>
        <w:t>E</w:t>
      </w:r>
      <w:r w:rsidRPr="007C04DC">
        <w:t xml:space="preserve"> = 50-30,000 eV, </w:t>
      </w:r>
      <w:r w:rsidRPr="007C04DC">
        <w:rPr>
          <w:i/>
          <w:iCs/>
        </w:rPr>
        <w:t>Z</w:t>
      </w:r>
      <w:r w:rsidRPr="007C04DC">
        <w:t xml:space="preserve"> = 1-92, Atomic Data and Nuclear Data Tables </w:t>
      </w:r>
      <w:r w:rsidRPr="007C04DC">
        <w:rPr>
          <w:b/>
          <w:bCs/>
        </w:rPr>
        <w:t>54</w:t>
      </w:r>
      <w:r w:rsidRPr="007C04DC">
        <w:t>, 181 (1993).</w:t>
      </w:r>
    </w:p>
    <w:p w14:paraId="35F61D87" w14:textId="77777777" w:rsidR="007C04DC" w:rsidRPr="007C04DC" w:rsidRDefault="007C04DC" w:rsidP="007C04DC">
      <w:pPr>
        <w:pStyle w:val="Bibliography"/>
      </w:pPr>
      <w:r w:rsidRPr="007C04DC">
        <w:t>[58]</w:t>
      </w:r>
      <w:r w:rsidRPr="007C04DC">
        <w:tab/>
      </w:r>
      <w:r w:rsidRPr="007C04DC">
        <w:rPr>
          <w:i/>
          <w:iCs/>
        </w:rPr>
        <w:t>CXRO X-Ray Interactions With Matter</w:t>
      </w:r>
      <w:r w:rsidRPr="007C04DC">
        <w:t>, https://henke.lbl.gov/optical_constants/.</w:t>
      </w:r>
    </w:p>
    <w:p w14:paraId="3DD78EAC" w14:textId="77777777" w:rsidR="007C04DC" w:rsidRPr="007C04DC" w:rsidRDefault="007C04DC" w:rsidP="007C04DC">
      <w:pPr>
        <w:pStyle w:val="Bibliography"/>
      </w:pPr>
      <w:r w:rsidRPr="007C04DC">
        <w:t>[59]</w:t>
      </w:r>
      <w:r w:rsidRPr="007C04DC">
        <w:tab/>
        <w:t xml:space="preserve">L. Névot and P. Croce, Caractérisation des surfaces par réflexion rasante de rayons X. Application à l’étude du polissage de quelques verres silicates, Rev. Phys. Appl. (Paris) </w:t>
      </w:r>
      <w:r w:rsidRPr="007C04DC">
        <w:rPr>
          <w:b/>
          <w:bCs/>
        </w:rPr>
        <w:t>15</w:t>
      </w:r>
      <w:r w:rsidRPr="007C04DC">
        <w:t>, 761 (1980).</w:t>
      </w:r>
    </w:p>
    <w:p w14:paraId="11893308" w14:textId="77777777" w:rsidR="007C04DC" w:rsidRPr="007C04DC" w:rsidRDefault="007C04DC" w:rsidP="007C04DC">
      <w:pPr>
        <w:pStyle w:val="Bibliography"/>
      </w:pPr>
      <w:r w:rsidRPr="007C04DC">
        <w:t>[60]</w:t>
      </w:r>
      <w:r w:rsidRPr="007C04DC">
        <w:tab/>
        <w:t xml:space="preserve">Y. Esashi, M. Tanksalvala, Z. Zhang, N. W. Jenkins, H. C. Kapteyn, and M. M. Murnane, Influence of surface and interface roughness on X-ray and extreme ultraviolet reflectance: A comparative numerical study, OSA Continuum, OSAC </w:t>
      </w:r>
      <w:r w:rsidRPr="007C04DC">
        <w:rPr>
          <w:b/>
          <w:bCs/>
        </w:rPr>
        <w:t>4</w:t>
      </w:r>
      <w:r w:rsidRPr="007C04DC">
        <w:t>, 1497 (2021).</w:t>
      </w:r>
    </w:p>
    <w:p w14:paraId="1A8D9802" w14:textId="57776583" w:rsidR="005B1096" w:rsidRPr="008D3035" w:rsidRDefault="005B1096" w:rsidP="007C04DC">
      <w:pPr>
        <w:pStyle w:val="Bibliography"/>
        <w:sectPr w:rsidR="005B1096" w:rsidRPr="008D3035" w:rsidSect="004D2AED">
          <w:type w:val="continuous"/>
          <w:pgSz w:w="12240" w:h="15840"/>
          <w:pgMar w:top="720" w:right="720" w:bottom="720" w:left="720" w:header="720" w:footer="720" w:gutter="0"/>
          <w:cols w:num="2" w:space="576"/>
          <w:docGrid w:linePitch="360"/>
        </w:sectPr>
      </w:pPr>
      <w:r w:rsidRPr="008D3035">
        <w:fldChar w:fldCharType="end"/>
      </w:r>
    </w:p>
    <w:p w14:paraId="590EADFA" w14:textId="77777777" w:rsidR="00DB0D59" w:rsidRDefault="00DB0D59" w:rsidP="00207DFE">
      <w:pPr>
        <w:ind w:firstLine="0"/>
        <w:rPr>
          <w:shd w:val="clear" w:color="auto" w:fill="FFFFFF"/>
        </w:rPr>
        <w:sectPr w:rsidR="00DB0D59" w:rsidSect="005B1096">
          <w:type w:val="continuous"/>
          <w:pgSz w:w="12240" w:h="15840"/>
          <w:pgMar w:top="720" w:right="720" w:bottom="720" w:left="720" w:header="720" w:footer="720" w:gutter="0"/>
          <w:cols w:space="576"/>
          <w:docGrid w:linePitch="360"/>
        </w:sectPr>
      </w:pPr>
    </w:p>
    <w:p w14:paraId="3D162E4E" w14:textId="77777777" w:rsidR="00A84F10" w:rsidRDefault="00A84F10">
      <w:pPr>
        <w:tabs>
          <w:tab w:val="clear" w:pos="360"/>
        </w:tabs>
        <w:spacing w:after="160" w:line="259" w:lineRule="auto"/>
        <w:ind w:firstLine="0"/>
        <w:jc w:val="left"/>
        <w:rPr>
          <w:b/>
          <w:bCs/>
          <w:sz w:val="24"/>
          <w:szCs w:val="24"/>
          <w:shd w:val="clear" w:color="auto" w:fill="FFFFFF"/>
        </w:rPr>
      </w:pPr>
      <w:r>
        <w:rPr>
          <w:shd w:val="clear" w:color="auto" w:fill="FFFFFF"/>
        </w:rPr>
        <w:br w:type="page"/>
      </w:r>
    </w:p>
    <w:p w14:paraId="7980CF9D" w14:textId="4DD3454B" w:rsidR="007E79D0" w:rsidRPr="00CA38D5" w:rsidRDefault="007E79D0" w:rsidP="00CA38D5">
      <w:pPr>
        <w:pStyle w:val="Title"/>
      </w:pPr>
      <w:r w:rsidRPr="00CA38D5">
        <w:lastRenderedPageBreak/>
        <w:t>End Matter</w:t>
      </w:r>
    </w:p>
    <w:p w14:paraId="67E05182" w14:textId="77777777" w:rsidR="007C45F9" w:rsidRDefault="007C45F9" w:rsidP="008370C5">
      <w:pPr>
        <w:pStyle w:val="Heading2"/>
        <w:numPr>
          <w:ilvl w:val="0"/>
          <w:numId w:val="0"/>
        </w:numPr>
        <w:sectPr w:rsidR="007C45F9" w:rsidSect="005B1096">
          <w:type w:val="continuous"/>
          <w:pgSz w:w="12240" w:h="15840"/>
          <w:pgMar w:top="720" w:right="720" w:bottom="720" w:left="720" w:header="720" w:footer="720" w:gutter="0"/>
          <w:cols w:space="576"/>
          <w:docGrid w:linePitch="360"/>
        </w:sectPr>
      </w:pPr>
    </w:p>
    <w:p w14:paraId="280F85EC" w14:textId="23FD8FA1" w:rsidR="00AE7941" w:rsidRDefault="007C45F9" w:rsidP="00AE7941">
      <w:pPr>
        <w:pStyle w:val="MainText"/>
        <w:rPr>
          <w:shd w:val="clear" w:color="auto" w:fill="FFFFFF"/>
        </w:rPr>
      </w:pPr>
      <w:r>
        <w:rPr>
          <w:i/>
          <w:iCs/>
          <w:shd w:val="clear" w:color="auto" w:fill="FFFFFF"/>
        </w:rPr>
        <w:t>Appendix A:</w:t>
      </w:r>
      <w:r w:rsidR="00AE7941">
        <w:rPr>
          <w:i/>
          <w:iCs/>
          <w:shd w:val="clear" w:color="auto" w:fill="FFFFFF"/>
        </w:rPr>
        <w:t xml:space="preserve"> Optical model parameterization -</w:t>
      </w:r>
      <w:r w:rsidR="00AE7941">
        <w:rPr>
          <w:shd w:val="clear" w:color="auto" w:fill="FFFFFF"/>
        </w:rPr>
        <w:t xml:space="preserve"> Molecular order within the film is parameterized by the molecular tilt angle </w:t>
      </w:r>
      <m:oMath>
        <m:r>
          <w:rPr>
            <w:rFonts w:ascii="Cambria Math" w:hAnsi="Cambria Math"/>
            <w:shd w:val="clear" w:color="auto" w:fill="FFFFFF"/>
          </w:rPr>
          <m:t>γ</m:t>
        </m:r>
      </m:oMath>
      <w:r w:rsidR="00AE7941">
        <w:rPr>
          <w:shd w:val="clear" w:color="auto" w:fill="FFFFFF"/>
        </w:rPr>
        <w:t xml:space="preserve"> of the molecular surface normal from the film surface normal. For uniaxial film, this is the polar cone angle</w:t>
      </w:r>
      <w:r w:rsidR="00D87635">
        <w:rPr>
          <w:shd w:val="clear" w:color="auto" w:fill="FFFFFF"/>
        </w:rPr>
        <w:t xml:space="preserve">. </w:t>
      </w:r>
      <w:r w:rsidR="00AE7941">
        <w:rPr>
          <w:shd w:val="clear" w:color="auto" w:fill="FFFFFF"/>
        </w:rPr>
        <w:t xml:space="preserve">We begin with the single molecule refined DFT optical model. This construction assumes the single molecule DFT is representative of the electronic states available to a film of the material, ignoring the creation of new multi molecule states, that could be caused by variations to molecular packing or orientation alignment. However, as the clustered DFT model agrees with the experimentally derived optical model, we surmise that these effects are not dominant in this system. </w:t>
      </w:r>
    </w:p>
    <w:p w14:paraId="769173E4" w14:textId="77777777" w:rsidR="00AE7941" w:rsidRPr="008D3035" w:rsidRDefault="00AE7941" w:rsidP="00AE7941">
      <w:pPr>
        <w:pStyle w:val="MainText"/>
        <w:rPr>
          <w:shd w:val="clear" w:color="auto" w:fill="FFFFFF"/>
        </w:rPr>
      </w:pPr>
      <w:r>
        <w:rPr>
          <w:shd w:val="clear" w:color="auto" w:fill="FFFFFF"/>
        </w:rPr>
        <w:t>We start with the uniaxial molecular optical tensor</w:t>
      </w:r>
      <m:oMath>
        <m:sSup>
          <m:sSupPr>
            <m:ctrlPr>
              <w:rPr>
                <w:rFonts w:ascii="Cambria Math" w:hAnsi="Cambria Math"/>
                <w:i/>
                <w:shd w:val="clear" w:color="auto" w:fill="FFFFFF"/>
              </w:rPr>
            </m:ctrlPr>
          </m:sSupPr>
          <m:e>
            <m:r>
              <w:rPr>
                <w:rFonts w:ascii="Cambria Math" w:hAnsi="Cambria Math"/>
                <w:shd w:val="clear" w:color="auto" w:fill="FFFFFF"/>
              </w:rPr>
              <m:t xml:space="preserve"> n</m:t>
            </m:r>
          </m:e>
          <m:sup>
            <m:r>
              <w:rPr>
                <w:rFonts w:ascii="Cambria Math" w:hAnsi="Cambria Math"/>
                <w:shd w:val="clear" w:color="auto" w:fill="FFFFFF"/>
              </w:rPr>
              <m:t>m</m:t>
            </m:r>
          </m:sup>
        </m:sSup>
      </m:oMath>
      <w:r>
        <w:rPr>
          <w:shd w:val="clear" w:color="auto" w:fill="FFFFFF"/>
        </w:rPr>
        <w:t xml:space="preserve"> constructed though clustering,</w:t>
      </w:r>
    </w:p>
    <w:p w14:paraId="4517E4C5" w14:textId="5D77CA7E" w:rsidR="00AE7941" w:rsidRPr="008D3035" w:rsidRDefault="008B28B3" w:rsidP="00AE7941">
      <w:pPr>
        <w:pStyle w:val="MainText"/>
        <w:rPr>
          <w:shd w:val="clear" w:color="auto" w:fill="FFFFFF"/>
        </w:rPr>
      </w:pPr>
      <m:oMathPara>
        <m:oMath>
          <m:eqArr>
            <m:eqArrPr>
              <m:maxDist m:val="1"/>
              <m:ctrlPr>
                <w:rPr>
                  <w:rFonts w:ascii="Cambria Math" w:hAnsi="Cambria Math"/>
                  <w:shd w:val="clear" w:color="auto" w:fill="FFFFFF"/>
                </w:rPr>
              </m:ctrlPr>
            </m:eqArrPr>
            <m:e>
              <m:sSup>
                <m:sSupPr>
                  <m:ctrlPr>
                    <w:rPr>
                      <w:rFonts w:ascii="Cambria Math" w:hAnsi="Cambria Math"/>
                      <w:shd w:val="clear" w:color="auto" w:fill="FFFFFF"/>
                    </w:rPr>
                  </m:ctrlPr>
                </m:sSupPr>
                <m:e>
                  <m:r>
                    <w:rPr>
                      <w:rFonts w:ascii="Cambria Math" w:hAnsi="Cambria Math"/>
                      <w:shd w:val="clear" w:color="auto" w:fill="FFFFFF"/>
                    </w:rPr>
                    <m:t>n</m:t>
                  </m:r>
                </m:e>
                <m:sup>
                  <m:r>
                    <w:rPr>
                      <w:rFonts w:ascii="Cambria Math" w:hAnsi="Cambria Math"/>
                      <w:shd w:val="clear" w:color="auto" w:fill="FFFFFF"/>
                    </w:rPr>
                    <m:t>m</m:t>
                  </m:r>
                </m:sup>
              </m:sSup>
              <m:d>
                <m:dPr>
                  <m:ctrlPr>
                    <w:rPr>
                      <w:rFonts w:ascii="Cambria Math" w:hAnsi="Cambria Math"/>
                      <w:shd w:val="clear" w:color="auto" w:fill="FFFFFF"/>
                    </w:rPr>
                  </m:ctrlPr>
                </m:dPr>
                <m:e>
                  <m:r>
                    <w:rPr>
                      <w:rFonts w:ascii="Cambria Math" w:hAnsi="Cambria Math"/>
                      <w:shd w:val="clear" w:color="auto" w:fill="FFFFFF"/>
                    </w:rPr>
                    <m:t>E</m:t>
                  </m:r>
                </m:e>
              </m:d>
              <m:r>
                <m:rPr>
                  <m:sty m:val="p"/>
                </m:rPr>
                <w:rPr>
                  <w:rFonts w:ascii="Cambria Math" w:hAnsi="Cambria Math"/>
                  <w:shd w:val="clear" w:color="auto" w:fill="FFFFFF"/>
                </w:rPr>
                <m:t>=</m:t>
              </m:r>
              <m:d>
                <m:dPr>
                  <m:ctrlPr>
                    <w:rPr>
                      <w:rFonts w:ascii="Cambria Math" w:hAnsi="Cambria Math"/>
                      <w:shd w:val="clear" w:color="auto" w:fill="FFFFFF"/>
                    </w:rPr>
                  </m:ctrlPr>
                </m:dPr>
                <m:e>
                  <m:m>
                    <m:mPr>
                      <m:mcs>
                        <m:mc>
                          <m:mcPr>
                            <m:count m:val="3"/>
                            <m:mcJc m:val="center"/>
                          </m:mcPr>
                        </m:mc>
                      </m:mcs>
                      <m:ctrlPr>
                        <w:rPr>
                          <w:rFonts w:ascii="Cambria Math" w:hAnsi="Cambria Math"/>
                          <w:shd w:val="clear" w:color="auto" w:fill="FFFFFF"/>
                        </w:rPr>
                      </m:ctrlPr>
                    </m:mPr>
                    <m:mr>
                      <m:e>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xx</m:t>
                            </m:r>
                          </m:sub>
                        </m:sSub>
                      </m:e>
                      <m:e>
                        <m:r>
                          <m:rPr>
                            <m:sty m:val="p"/>
                          </m:rPr>
                          <w:rPr>
                            <w:rFonts w:ascii="Cambria Math" w:hAnsi="Cambria Math"/>
                            <w:shd w:val="clear" w:color="auto" w:fill="FFFFFF"/>
                          </w:rPr>
                          <m:t>0</m:t>
                        </m:r>
                      </m:e>
                      <m:e>
                        <m:r>
                          <m:rPr>
                            <m:sty m:val="p"/>
                          </m:rPr>
                          <w:rPr>
                            <w:rFonts w:ascii="Cambria Math" w:hAnsi="Cambria Math"/>
                            <w:shd w:val="clear" w:color="auto" w:fill="FFFFFF"/>
                          </w:rPr>
                          <m:t>0</m:t>
                        </m:r>
                      </m:e>
                    </m:mr>
                    <m:mr>
                      <m:e>
                        <m:r>
                          <m:rPr>
                            <m:sty m:val="p"/>
                          </m:rPr>
                          <w:rPr>
                            <w:rFonts w:ascii="Cambria Math" w:hAnsi="Cambria Math"/>
                            <w:shd w:val="clear" w:color="auto" w:fill="FFFFFF"/>
                          </w:rPr>
                          <m:t>0</m:t>
                        </m:r>
                      </m:e>
                      <m:e>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xx</m:t>
                            </m:r>
                          </m:sub>
                        </m:sSub>
                      </m:e>
                      <m:e>
                        <m:r>
                          <m:rPr>
                            <m:sty m:val="p"/>
                          </m:rPr>
                          <w:rPr>
                            <w:rFonts w:ascii="Cambria Math" w:hAnsi="Cambria Math"/>
                            <w:shd w:val="clear" w:color="auto" w:fill="FFFFFF"/>
                          </w:rPr>
                          <m:t>0</m:t>
                        </m:r>
                      </m:e>
                    </m:mr>
                    <m:mr>
                      <m:e>
                        <m:r>
                          <m:rPr>
                            <m:sty m:val="p"/>
                          </m:rPr>
                          <w:rPr>
                            <w:rFonts w:ascii="Cambria Math" w:hAnsi="Cambria Math"/>
                            <w:shd w:val="clear" w:color="auto" w:fill="FFFFFF"/>
                          </w:rPr>
                          <m:t>0</m:t>
                        </m:r>
                      </m:e>
                      <m:e>
                        <m:r>
                          <m:rPr>
                            <m:sty m:val="p"/>
                          </m:rPr>
                          <w:rPr>
                            <w:rFonts w:ascii="Cambria Math" w:hAnsi="Cambria Math"/>
                            <w:shd w:val="clear" w:color="auto" w:fill="FFFFFF"/>
                          </w:rPr>
                          <m:t>0</m:t>
                        </m:r>
                      </m:e>
                      <m:e>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zz</m:t>
                            </m:r>
                          </m:sub>
                        </m:sSub>
                      </m:e>
                    </m:mr>
                  </m:m>
                </m:e>
              </m:d>
              <m:r>
                <m:rPr>
                  <m:sty m:val="p"/>
                </m:rPr>
                <w:rPr>
                  <w:rFonts w:ascii="Cambria Math" w:hAnsi="Cambria Math"/>
                  <w:shd w:val="clear" w:color="auto" w:fill="FFFFFF"/>
                </w:rPr>
                <m:t xml:space="preserve"> #</m:t>
              </m:r>
              <m:d>
                <m:dPr>
                  <m:ctrlPr>
                    <w:rPr>
                      <w:rFonts w:ascii="Cambria Math" w:hAnsi="Cambria Math"/>
                      <w:shd w:val="clear" w:color="auto" w:fill="FFFFFF"/>
                    </w:rPr>
                  </m:ctrlPr>
                </m:dPr>
                <m:e>
                  <m:r>
                    <w:rPr>
                      <w:rFonts w:ascii="Cambria Math" w:hAnsi="Cambria Math"/>
                      <w:shd w:val="clear" w:color="auto" w:fill="FFFFFF"/>
                    </w:rPr>
                    <m:t>A</m:t>
                  </m:r>
                  <m:r>
                    <m:rPr>
                      <m:sty m:val="p"/>
                    </m:rPr>
                    <w:rPr>
                      <w:rFonts w:ascii="Cambria Math" w:hAnsi="Cambria Math"/>
                      <w:shd w:val="clear" w:color="auto" w:fill="FFFFFF"/>
                    </w:rPr>
                    <m:t>1</m:t>
                  </m:r>
                </m:e>
              </m:d>
            </m:e>
          </m:eqArr>
        </m:oMath>
      </m:oMathPara>
    </w:p>
    <w:p w14:paraId="40B02578" w14:textId="77777777" w:rsidR="00AE7941" w:rsidRDefault="00AE7941" w:rsidP="00EC18C9">
      <w:pPr>
        <w:pStyle w:val="MainText"/>
        <w:ind w:firstLine="0"/>
        <w:rPr>
          <w:shd w:val="clear" w:color="auto" w:fill="FFFFFF"/>
        </w:rPr>
      </w:pPr>
      <w:r>
        <w:rPr>
          <w:shd w:val="clear" w:color="auto" w:fill="FFFFFF"/>
        </w:rPr>
        <w:t xml:space="preserve">where </w:t>
      </w:r>
      <m:oMath>
        <m:sSub>
          <m:sSubPr>
            <m:ctrlPr>
              <w:rPr>
                <w:rFonts w:ascii="Cambria Math" w:hAnsi="Cambria Math"/>
                <w:i/>
                <w:shd w:val="clear" w:color="auto" w:fill="FFFFFF"/>
              </w:rPr>
            </m:ctrlPr>
          </m:sSubPr>
          <m:e>
            <m:r>
              <w:rPr>
                <w:rFonts w:ascii="Cambria Math" w:hAnsi="Cambria Math"/>
                <w:shd w:val="clear" w:color="auto" w:fill="FFFFFF"/>
              </w:rPr>
              <m:t>n</m:t>
            </m:r>
          </m:e>
          <m:sub>
            <m:r>
              <w:rPr>
                <w:rFonts w:ascii="Cambria Math" w:hAnsi="Cambria Math"/>
                <w:shd w:val="clear" w:color="auto" w:fill="FFFFFF"/>
              </w:rPr>
              <m:t>xx</m:t>
            </m:r>
          </m:sub>
        </m:sSub>
      </m:oMath>
      <w:r>
        <w:rPr>
          <w:shd w:val="clear" w:color="auto" w:fill="FFFFFF"/>
        </w:rPr>
        <w:t xml:space="preserve"> is the in plane or ordinary component, and </w:t>
      </w:r>
      <m:oMath>
        <m:sSub>
          <m:sSubPr>
            <m:ctrlPr>
              <w:rPr>
                <w:rFonts w:ascii="Cambria Math" w:hAnsi="Cambria Math"/>
                <w:i/>
                <w:shd w:val="clear" w:color="auto" w:fill="FFFFFF"/>
              </w:rPr>
            </m:ctrlPr>
          </m:sSubPr>
          <m:e>
            <m:r>
              <w:rPr>
                <w:rFonts w:ascii="Cambria Math" w:hAnsi="Cambria Math"/>
                <w:shd w:val="clear" w:color="auto" w:fill="FFFFFF"/>
              </w:rPr>
              <m:t>n</m:t>
            </m:r>
          </m:e>
          <m:sub>
            <m:r>
              <w:rPr>
                <w:rFonts w:ascii="Cambria Math" w:hAnsi="Cambria Math"/>
                <w:shd w:val="clear" w:color="auto" w:fill="FFFFFF"/>
              </w:rPr>
              <m:t>zz</m:t>
            </m:r>
          </m:sub>
        </m:sSub>
      </m:oMath>
      <w:r>
        <w:rPr>
          <w:shd w:val="clear" w:color="auto" w:fill="FFFFFF"/>
        </w:rPr>
        <w:t xml:space="preserve"> is the out of plane or extraordinary component. The molecule is then tilted by an arbitrary polar angle </w:t>
      </w:r>
      <m:oMath>
        <m:r>
          <w:rPr>
            <w:rFonts w:ascii="Cambria Math" w:hAnsi="Cambria Math"/>
            <w:shd w:val="clear" w:color="auto" w:fill="FFFFFF"/>
          </w:rPr>
          <m:t>γ</m:t>
        </m:r>
      </m:oMath>
      <w:r>
        <w:rPr>
          <w:shd w:val="clear" w:color="auto" w:fill="FFFFFF"/>
        </w:rPr>
        <w:t xml:space="preserve"> about the </w:t>
      </w:r>
      <m:oMath>
        <m:r>
          <w:rPr>
            <w:rFonts w:ascii="Cambria Math" w:hAnsi="Cambria Math"/>
            <w:shd w:val="clear" w:color="auto" w:fill="FFFFFF"/>
          </w:rPr>
          <m:t>x</m:t>
        </m:r>
      </m:oMath>
      <w:r>
        <w:rPr>
          <w:shd w:val="clear" w:color="auto" w:fill="FFFFFF"/>
        </w:rPr>
        <w:t xml:space="preserve"> or </w:t>
      </w:r>
      <m:oMath>
        <m:r>
          <w:rPr>
            <w:rFonts w:ascii="Cambria Math" w:hAnsi="Cambria Math"/>
            <w:shd w:val="clear" w:color="auto" w:fill="FFFFFF"/>
          </w:rPr>
          <m:t>y</m:t>
        </m:r>
      </m:oMath>
      <w:r>
        <w:rPr>
          <w:shd w:val="clear" w:color="auto" w:fill="FFFFFF"/>
        </w:rPr>
        <w:t xml:space="preserve">-axis, the choice being arbitrary, before computing the uniform azimuthal average over </w:t>
      </w:r>
      <m:oMath>
        <m:r>
          <w:rPr>
            <w:rFonts w:ascii="Cambria Math" w:hAnsi="Cambria Math"/>
            <w:shd w:val="clear" w:color="auto" w:fill="FFFFFF"/>
          </w:rPr>
          <m:t>ϕ∈</m:t>
        </m:r>
        <m:d>
          <m:dPr>
            <m:begChr m:val="["/>
            <m:endChr m:val="]"/>
            <m:ctrlPr>
              <w:rPr>
                <w:rFonts w:ascii="Cambria Math" w:hAnsi="Cambria Math"/>
                <w:i/>
                <w:shd w:val="clear" w:color="auto" w:fill="FFFFFF"/>
              </w:rPr>
            </m:ctrlPr>
          </m:dPr>
          <m:e>
            <m:r>
              <w:rPr>
                <w:rFonts w:ascii="Cambria Math" w:hAnsi="Cambria Math"/>
                <w:shd w:val="clear" w:color="auto" w:fill="FFFFFF"/>
              </w:rPr>
              <m:t>0,2π</m:t>
            </m:r>
          </m:e>
        </m:d>
      </m:oMath>
      <w:r>
        <w:rPr>
          <w:shd w:val="clear" w:color="auto" w:fill="FFFFFF"/>
        </w:rPr>
        <w:t>, i.e.,</w:t>
      </w:r>
    </w:p>
    <w:p w14:paraId="409A4682" w14:textId="390C4EA0" w:rsidR="00AE7941" w:rsidRPr="008D3035" w:rsidRDefault="008B28B3" w:rsidP="00AE7941">
      <w:pPr>
        <w:pStyle w:val="MainText"/>
        <w:rPr>
          <w:shd w:val="clear" w:color="auto" w:fill="FFFFFF"/>
        </w:rPr>
      </w:pPr>
      <m:oMathPara>
        <m:oMath>
          <m:eqArr>
            <m:eqArrPr>
              <m:maxDist m:val="1"/>
              <m:ctrlPr>
                <w:rPr>
                  <w:rFonts w:ascii="Cambria Math" w:hAnsi="Cambria Math"/>
                  <w:shd w:val="clear" w:color="auto" w:fill="FFFFFF"/>
                </w:rPr>
              </m:ctrlPr>
            </m:eqArrPr>
            <m:e>
              <m:sSup>
                <m:sSupPr>
                  <m:ctrlPr>
                    <w:rPr>
                      <w:rFonts w:ascii="Cambria Math" w:hAnsi="Cambria Math"/>
                      <w:shd w:val="clear" w:color="auto" w:fill="FFFFFF"/>
                    </w:rPr>
                  </m:ctrlPr>
                </m:sSupPr>
                <m:e>
                  <m:r>
                    <w:rPr>
                      <w:rFonts w:ascii="Cambria Math" w:hAnsi="Cambria Math"/>
                      <w:shd w:val="clear" w:color="auto" w:fill="FFFFFF"/>
                    </w:rPr>
                    <m:t>n</m:t>
                  </m:r>
                </m:e>
                <m:sup>
                  <m:r>
                    <w:rPr>
                      <w:rFonts w:ascii="Cambria Math" w:hAnsi="Cambria Math"/>
                      <w:shd w:val="clear" w:color="auto" w:fill="FFFFFF"/>
                    </w:rPr>
                    <m:t>f</m:t>
                  </m:r>
                </m:sup>
              </m:sSup>
              <m:d>
                <m:dPr>
                  <m:ctrlPr>
                    <w:rPr>
                      <w:rFonts w:ascii="Cambria Math" w:hAnsi="Cambria Math"/>
                      <w:shd w:val="clear" w:color="auto" w:fill="FFFFFF"/>
                    </w:rPr>
                  </m:ctrlPr>
                </m:dPr>
                <m:e>
                  <m:r>
                    <w:rPr>
                      <w:rFonts w:ascii="Cambria Math" w:hAnsi="Cambria Math"/>
                      <w:shd w:val="clear" w:color="auto" w:fill="FFFFFF"/>
                    </w:rPr>
                    <m:t>E</m:t>
                  </m:r>
                  <m:r>
                    <m:rPr>
                      <m:sty m:val="p"/>
                    </m:rPr>
                    <w:rPr>
                      <w:rFonts w:ascii="Cambria Math" w:hAnsi="Cambria Math"/>
                      <w:shd w:val="clear" w:color="auto" w:fill="FFFFFF"/>
                    </w:rPr>
                    <m:t>,</m:t>
                  </m:r>
                  <m:r>
                    <w:rPr>
                      <w:rFonts w:ascii="Cambria Math" w:hAnsi="Cambria Math"/>
                      <w:shd w:val="clear" w:color="auto" w:fill="FFFFFF"/>
                    </w:rPr>
                    <m:t>γ</m:t>
                  </m:r>
                </m:e>
              </m:d>
              <m:r>
                <m:rPr>
                  <m:sty m:val="p"/>
                </m:rPr>
                <w:rPr>
                  <w:rFonts w:ascii="Cambria Math" w:hAnsi="Cambria Math"/>
                  <w:shd w:val="clear" w:color="auto" w:fill="FFFFFF"/>
                </w:rPr>
                <m:t>=</m:t>
              </m:r>
              <m:sSub>
                <m:sSubPr>
                  <m:ctrlPr>
                    <w:rPr>
                      <w:rFonts w:ascii="Cambria Math" w:hAnsi="Cambria Math"/>
                      <w:shd w:val="clear" w:color="auto" w:fill="FFFFFF"/>
                    </w:rPr>
                  </m:ctrlPr>
                </m:sSubPr>
                <m:e>
                  <m:d>
                    <m:dPr>
                      <m:begChr m:val="〈"/>
                      <m:endChr m:val="〉"/>
                      <m:ctrlPr>
                        <w:rPr>
                          <w:rFonts w:ascii="Cambria Math" w:hAnsi="Cambria Math"/>
                          <w:shd w:val="clear" w:color="auto" w:fill="FFFFFF"/>
                        </w:rPr>
                      </m:ctrlPr>
                    </m:dPr>
                    <m:e>
                      <m:sSup>
                        <m:sSupPr>
                          <m:ctrlPr>
                            <w:rPr>
                              <w:rFonts w:ascii="Cambria Math" w:hAnsi="Cambria Math"/>
                              <w:shd w:val="clear" w:color="auto" w:fill="FFFFFF"/>
                            </w:rPr>
                          </m:ctrlPr>
                        </m:sSupPr>
                        <m:e>
                          <m:r>
                            <w:rPr>
                              <w:rFonts w:ascii="Cambria Math" w:hAnsi="Cambria Math"/>
                              <w:shd w:val="clear" w:color="auto" w:fill="FFFFFF"/>
                            </w:rPr>
                            <m:t>R</m:t>
                          </m:r>
                        </m:e>
                        <m:sup>
                          <m:r>
                            <w:rPr>
                              <w:rFonts w:ascii="Cambria Math" w:hAnsi="Cambria Math"/>
                              <w:shd w:val="clear" w:color="auto" w:fill="FFFFFF"/>
                            </w:rPr>
                            <m:t>T</m:t>
                          </m:r>
                        </m:sup>
                      </m:sSup>
                      <m:d>
                        <m:dPr>
                          <m:ctrlPr>
                            <w:rPr>
                              <w:rFonts w:ascii="Cambria Math" w:hAnsi="Cambria Math"/>
                              <w:shd w:val="clear" w:color="auto" w:fill="FFFFFF"/>
                            </w:rPr>
                          </m:ctrlPr>
                        </m:dPr>
                        <m:e>
                          <m:r>
                            <w:rPr>
                              <w:rFonts w:ascii="Cambria Math" w:hAnsi="Cambria Math"/>
                              <w:shd w:val="clear" w:color="auto" w:fill="FFFFFF"/>
                            </w:rPr>
                            <m:t>ϕ</m:t>
                          </m:r>
                          <m:r>
                            <m:rPr>
                              <m:sty m:val="p"/>
                            </m:rPr>
                            <w:rPr>
                              <w:rFonts w:ascii="Cambria Math" w:hAnsi="Cambria Math"/>
                              <w:shd w:val="clear" w:color="auto" w:fill="FFFFFF"/>
                            </w:rPr>
                            <m:t xml:space="preserve">, </m:t>
                          </m:r>
                          <m:r>
                            <w:rPr>
                              <w:rFonts w:ascii="Cambria Math" w:hAnsi="Cambria Math"/>
                              <w:shd w:val="clear" w:color="auto" w:fill="FFFFFF"/>
                            </w:rPr>
                            <m:t>γ</m:t>
                          </m:r>
                        </m:e>
                      </m:d>
                      <m:sSup>
                        <m:sSupPr>
                          <m:ctrlPr>
                            <w:rPr>
                              <w:rFonts w:ascii="Cambria Math" w:hAnsi="Cambria Math"/>
                              <w:shd w:val="clear" w:color="auto" w:fill="FFFFFF"/>
                            </w:rPr>
                          </m:ctrlPr>
                        </m:sSupPr>
                        <m:e>
                          <m:r>
                            <w:rPr>
                              <w:rFonts w:ascii="Cambria Math" w:hAnsi="Cambria Math"/>
                              <w:shd w:val="clear" w:color="auto" w:fill="FFFFFF"/>
                            </w:rPr>
                            <m:t>n</m:t>
                          </m:r>
                        </m:e>
                        <m:sup>
                          <m:r>
                            <w:rPr>
                              <w:rFonts w:ascii="Cambria Math" w:hAnsi="Cambria Math"/>
                              <w:shd w:val="clear" w:color="auto" w:fill="FFFFFF"/>
                            </w:rPr>
                            <m:t>m</m:t>
                          </m:r>
                        </m:sup>
                      </m:sSup>
                      <m:d>
                        <m:dPr>
                          <m:ctrlPr>
                            <w:rPr>
                              <w:rFonts w:ascii="Cambria Math" w:hAnsi="Cambria Math"/>
                              <w:shd w:val="clear" w:color="auto" w:fill="FFFFFF"/>
                            </w:rPr>
                          </m:ctrlPr>
                        </m:dPr>
                        <m:e>
                          <m:r>
                            <w:rPr>
                              <w:rFonts w:ascii="Cambria Math" w:hAnsi="Cambria Math"/>
                              <w:shd w:val="clear" w:color="auto" w:fill="FFFFFF"/>
                            </w:rPr>
                            <m:t>E</m:t>
                          </m:r>
                        </m:e>
                      </m:d>
                      <m:r>
                        <w:rPr>
                          <w:rFonts w:ascii="Cambria Math" w:hAnsi="Cambria Math"/>
                          <w:shd w:val="clear" w:color="auto" w:fill="FFFFFF"/>
                        </w:rPr>
                        <m:t>R</m:t>
                      </m:r>
                      <m:r>
                        <m:rPr>
                          <m:sty m:val="p"/>
                        </m:rPr>
                        <w:rPr>
                          <w:rFonts w:ascii="Cambria Math" w:hAnsi="Cambria Math"/>
                          <w:shd w:val="clear" w:color="auto" w:fill="FFFFFF"/>
                        </w:rPr>
                        <m:t>(</m:t>
                      </m:r>
                      <m:r>
                        <w:rPr>
                          <w:rFonts w:ascii="Cambria Math" w:hAnsi="Cambria Math"/>
                          <w:shd w:val="clear" w:color="auto" w:fill="FFFFFF"/>
                        </w:rPr>
                        <m:t>ϕ</m:t>
                      </m:r>
                      <m:r>
                        <m:rPr>
                          <m:sty m:val="p"/>
                        </m:rPr>
                        <w:rPr>
                          <w:rFonts w:ascii="Cambria Math" w:hAnsi="Cambria Math"/>
                          <w:shd w:val="clear" w:color="auto" w:fill="FFFFFF"/>
                        </w:rPr>
                        <m:t>,</m:t>
                      </m:r>
                      <m:r>
                        <w:rPr>
                          <w:rFonts w:ascii="Cambria Math" w:hAnsi="Cambria Math"/>
                          <w:shd w:val="clear" w:color="auto" w:fill="FFFFFF"/>
                        </w:rPr>
                        <m:t>γ</m:t>
                      </m:r>
                    </m:e>
                  </m:d>
                </m:e>
                <m:sub>
                  <m:r>
                    <w:rPr>
                      <w:rFonts w:ascii="Cambria Math" w:hAnsi="Cambria Math"/>
                      <w:shd w:val="clear" w:color="auto" w:fill="FFFFFF"/>
                    </w:rPr>
                    <m:t>ϕ</m:t>
                  </m:r>
                </m:sub>
              </m:sSub>
              <m:r>
                <m:rPr>
                  <m:sty m:val="p"/>
                </m:rPr>
                <w:rPr>
                  <w:rFonts w:ascii="Cambria Math" w:hAnsi="Cambria Math"/>
                  <w:shd w:val="clear" w:color="auto" w:fill="FFFFFF"/>
                </w:rPr>
                <m:t xml:space="preserve"> #</m:t>
              </m:r>
              <m:d>
                <m:dPr>
                  <m:ctrlPr>
                    <w:rPr>
                      <w:rFonts w:ascii="Cambria Math" w:hAnsi="Cambria Math"/>
                      <w:shd w:val="clear" w:color="auto" w:fill="FFFFFF"/>
                    </w:rPr>
                  </m:ctrlPr>
                </m:dPr>
                <m:e>
                  <m:r>
                    <w:rPr>
                      <w:rFonts w:ascii="Cambria Math" w:hAnsi="Cambria Math"/>
                      <w:shd w:val="clear" w:color="auto" w:fill="FFFFFF"/>
                    </w:rPr>
                    <m:t>A</m:t>
                  </m:r>
                  <m:r>
                    <m:rPr>
                      <m:sty m:val="p"/>
                    </m:rPr>
                    <w:rPr>
                      <w:rFonts w:ascii="Cambria Math" w:hAnsi="Cambria Math"/>
                      <w:shd w:val="clear" w:color="auto" w:fill="FFFFFF"/>
                    </w:rPr>
                    <m:t>2</m:t>
                  </m:r>
                </m:e>
              </m:d>
            </m:e>
          </m:eqArr>
        </m:oMath>
      </m:oMathPara>
    </w:p>
    <w:p w14:paraId="798FC1DD" w14:textId="77777777" w:rsidR="00AE7941" w:rsidRDefault="00AE7941" w:rsidP="00EC18C9">
      <w:pPr>
        <w:pStyle w:val="MainText"/>
        <w:ind w:firstLine="0"/>
        <w:rPr>
          <w:shd w:val="clear" w:color="auto" w:fill="FFFFFF"/>
        </w:rPr>
      </w:pPr>
      <w:r>
        <w:rPr>
          <w:shd w:val="clear" w:color="auto" w:fill="FFFFFF"/>
        </w:rPr>
        <w:t xml:space="preserve">where </w:t>
      </w:r>
      <m:oMath>
        <m:r>
          <w:rPr>
            <w:rFonts w:ascii="Cambria Math" w:hAnsi="Cambria Math"/>
            <w:shd w:val="clear" w:color="auto" w:fill="FFFFFF"/>
          </w:rPr>
          <m:t>ϕ</m:t>
        </m:r>
      </m:oMath>
      <w:r>
        <w:rPr>
          <w:shd w:val="clear" w:color="auto" w:fill="FFFFFF"/>
        </w:rPr>
        <w:t xml:space="preserve"> is the dummy azimuthal orientation variable, and </w:t>
      </w:r>
      <m:oMath>
        <m:r>
          <w:rPr>
            <w:rFonts w:ascii="Cambria Math" w:hAnsi="Cambria Math"/>
            <w:shd w:val="clear" w:color="auto" w:fill="FFFFFF"/>
          </w:rPr>
          <m:t>R</m:t>
        </m:r>
        <m:d>
          <m:dPr>
            <m:ctrlPr>
              <w:rPr>
                <w:rFonts w:ascii="Cambria Math" w:hAnsi="Cambria Math"/>
                <w:i/>
                <w:shd w:val="clear" w:color="auto" w:fill="FFFFFF"/>
              </w:rPr>
            </m:ctrlPr>
          </m:dPr>
          <m:e>
            <m:r>
              <w:rPr>
                <w:rFonts w:ascii="Cambria Math" w:hAnsi="Cambria Math"/>
                <w:shd w:val="clear" w:color="auto" w:fill="FFFFFF"/>
              </w:rPr>
              <m:t>ϕ,γ</m:t>
            </m:r>
          </m:e>
        </m:d>
      </m:oMath>
      <w:r>
        <w:rPr>
          <w:shd w:val="clear" w:color="auto" w:fill="FFFFFF"/>
        </w:rPr>
        <w:t xml:space="preserve"> the product </w:t>
      </w:r>
      <m:oMath>
        <m:sSub>
          <m:sSubPr>
            <m:ctrlPr>
              <w:rPr>
                <w:rFonts w:ascii="Cambria Math" w:hAnsi="Cambria Math"/>
                <w:i/>
                <w:shd w:val="clear" w:color="auto" w:fill="FFFFFF"/>
              </w:rPr>
            </m:ctrlPr>
          </m:sSubPr>
          <m:e>
            <m:r>
              <w:rPr>
                <w:rFonts w:ascii="Cambria Math" w:hAnsi="Cambria Math"/>
                <w:shd w:val="clear" w:color="auto" w:fill="FFFFFF"/>
              </w:rPr>
              <m:t>R</m:t>
            </m:r>
          </m:e>
          <m:sub>
            <m:r>
              <w:rPr>
                <w:rFonts w:ascii="Cambria Math" w:hAnsi="Cambria Math"/>
                <w:shd w:val="clear" w:color="auto" w:fill="FFFFFF"/>
              </w:rPr>
              <m:t>z</m:t>
            </m:r>
          </m:sub>
        </m:sSub>
        <m:d>
          <m:dPr>
            <m:ctrlPr>
              <w:rPr>
                <w:rFonts w:ascii="Cambria Math" w:hAnsi="Cambria Math"/>
                <w:i/>
                <w:shd w:val="clear" w:color="auto" w:fill="FFFFFF"/>
              </w:rPr>
            </m:ctrlPr>
          </m:dPr>
          <m:e>
            <m:r>
              <w:rPr>
                <w:rFonts w:ascii="Cambria Math" w:hAnsi="Cambria Math"/>
                <w:shd w:val="clear" w:color="auto" w:fill="FFFFFF"/>
              </w:rPr>
              <m:t>ϕ</m:t>
            </m:r>
          </m:e>
        </m:d>
        <m:sSub>
          <m:sSubPr>
            <m:ctrlPr>
              <w:rPr>
                <w:rFonts w:ascii="Cambria Math" w:hAnsi="Cambria Math"/>
                <w:i/>
                <w:shd w:val="clear" w:color="auto" w:fill="FFFFFF"/>
              </w:rPr>
            </m:ctrlPr>
          </m:sSubPr>
          <m:e>
            <m:r>
              <w:rPr>
                <w:rFonts w:ascii="Cambria Math" w:hAnsi="Cambria Math"/>
                <w:shd w:val="clear" w:color="auto" w:fill="FFFFFF"/>
              </w:rPr>
              <m:t>R</m:t>
            </m:r>
          </m:e>
          <m:sub>
            <m:f>
              <m:fPr>
                <m:type m:val="lin"/>
                <m:ctrlPr>
                  <w:rPr>
                    <w:rFonts w:ascii="Cambria Math" w:hAnsi="Cambria Math"/>
                    <w:i/>
                    <w:shd w:val="clear" w:color="auto" w:fill="FFFFFF"/>
                  </w:rPr>
                </m:ctrlPr>
              </m:fPr>
              <m:num>
                <m:r>
                  <w:rPr>
                    <w:rFonts w:ascii="Cambria Math" w:hAnsi="Cambria Math"/>
                    <w:shd w:val="clear" w:color="auto" w:fill="FFFFFF"/>
                  </w:rPr>
                  <m:t>x</m:t>
                </m:r>
              </m:num>
              <m:den>
                <m:r>
                  <w:rPr>
                    <w:rFonts w:ascii="Cambria Math" w:hAnsi="Cambria Math"/>
                    <w:shd w:val="clear" w:color="auto" w:fill="FFFFFF"/>
                  </w:rPr>
                  <m:t>y</m:t>
                </m:r>
              </m:den>
            </m:f>
          </m:sub>
        </m:sSub>
        <m:d>
          <m:dPr>
            <m:ctrlPr>
              <w:rPr>
                <w:rFonts w:ascii="Cambria Math" w:hAnsi="Cambria Math"/>
                <w:i/>
                <w:shd w:val="clear" w:color="auto" w:fill="FFFFFF"/>
              </w:rPr>
            </m:ctrlPr>
          </m:dPr>
          <m:e>
            <m:r>
              <w:rPr>
                <w:rFonts w:ascii="Cambria Math" w:hAnsi="Cambria Math"/>
                <w:shd w:val="clear" w:color="auto" w:fill="FFFFFF"/>
              </w:rPr>
              <m:t>γ</m:t>
            </m:r>
          </m:e>
        </m:d>
      </m:oMath>
      <w:r>
        <w:rPr>
          <w:shd w:val="clear" w:color="auto" w:fill="FFFFFF"/>
        </w:rPr>
        <w:t>. Because the refined molecular tensor is azimuthally symmetric, all off diagonal components vanish by inspection producing a simple analytic relationship for a uniaxial film. When combined with the density scale factor discussed previously, the ZnPc optical tensor is described by the reduced set of analytical functions</w:t>
      </w:r>
    </w:p>
    <w:p w14:paraId="1B0D36EB" w14:textId="0945D6F3" w:rsidR="00AE7941" w:rsidRPr="00CB6D12" w:rsidRDefault="008B28B3" w:rsidP="00AE7941">
      <w:pPr>
        <w:pStyle w:val="MainText"/>
        <w:rPr>
          <w:shd w:val="clear" w:color="auto" w:fill="FFFFFF"/>
        </w:rPr>
      </w:pPr>
      <m:oMathPara>
        <m:oMath>
          <m:eqArr>
            <m:eqArrPr>
              <m:maxDist m:val="1"/>
              <m:ctrlPr>
                <w:rPr>
                  <w:rFonts w:ascii="Cambria Math" w:hAnsi="Cambria Math"/>
                  <w:shd w:val="clear" w:color="auto" w:fill="FFFFFF"/>
                </w:rPr>
              </m:ctrlPr>
            </m:eqArrPr>
            <m:e>
              <m:sSubSup>
                <m:sSubSupPr>
                  <m:ctrlPr>
                    <w:rPr>
                      <w:rFonts w:ascii="Cambria Math" w:hAnsi="Cambria Math"/>
                      <w:shd w:val="clear" w:color="auto" w:fill="FFFFFF"/>
                    </w:rPr>
                  </m:ctrlPr>
                </m:sSubSupPr>
                <m:e>
                  <m:r>
                    <w:rPr>
                      <w:rFonts w:ascii="Cambria Math" w:hAnsi="Cambria Math"/>
                      <w:shd w:val="clear" w:color="auto" w:fill="FFFFFF"/>
                    </w:rPr>
                    <m:t>n</m:t>
                  </m:r>
                </m:e>
                <m:sub>
                  <m:r>
                    <w:rPr>
                      <w:rFonts w:ascii="Cambria Math" w:hAnsi="Cambria Math"/>
                      <w:shd w:val="clear" w:color="auto" w:fill="FFFFFF"/>
                    </w:rPr>
                    <m:t>xx</m:t>
                  </m:r>
                </m:sub>
                <m:sup>
                  <m:r>
                    <w:rPr>
                      <w:rFonts w:ascii="Cambria Math" w:hAnsi="Cambria Math"/>
                      <w:shd w:val="clear" w:color="auto" w:fill="FFFFFF"/>
                    </w:rPr>
                    <m:t>f</m:t>
                  </m:r>
                </m:sup>
              </m:sSubSup>
              <m:d>
                <m:dPr>
                  <m:ctrlPr>
                    <w:rPr>
                      <w:rFonts w:ascii="Cambria Math" w:hAnsi="Cambria Math"/>
                      <w:shd w:val="clear" w:color="auto" w:fill="FFFFFF"/>
                    </w:rPr>
                  </m:ctrlPr>
                </m:dPr>
                <m:e>
                  <m:r>
                    <w:rPr>
                      <w:rFonts w:ascii="Cambria Math" w:hAnsi="Cambria Math"/>
                      <w:shd w:val="clear" w:color="auto" w:fill="FFFFFF"/>
                    </w:rPr>
                    <m:t>E</m:t>
                  </m:r>
                  <m:r>
                    <m:rPr>
                      <m:sty m:val="p"/>
                    </m:rPr>
                    <w:rPr>
                      <w:rFonts w:ascii="Cambria Math" w:hAnsi="Cambria Math"/>
                      <w:shd w:val="clear" w:color="auto" w:fill="FFFFFF"/>
                    </w:rPr>
                    <m:t>;</m:t>
                  </m:r>
                  <m:r>
                    <w:rPr>
                      <w:rFonts w:ascii="Cambria Math" w:hAnsi="Cambria Math"/>
                      <w:shd w:val="clear" w:color="auto" w:fill="FFFFFF"/>
                    </w:rPr>
                    <m:t>γ</m:t>
                  </m:r>
                  <m:r>
                    <m:rPr>
                      <m:sty m:val="p"/>
                    </m:rPr>
                    <w:rPr>
                      <w:rFonts w:ascii="Cambria Math" w:hAnsi="Cambria Math"/>
                      <w:shd w:val="clear" w:color="auto" w:fill="FFFFFF"/>
                    </w:rPr>
                    <m:t>,</m:t>
                  </m:r>
                  <m:r>
                    <w:rPr>
                      <w:rFonts w:ascii="Cambria Math" w:hAnsi="Cambria Math"/>
                      <w:shd w:val="clear" w:color="auto" w:fill="FFFFFF"/>
                    </w:rPr>
                    <m:t>ρ</m:t>
                  </m:r>
                </m:e>
              </m:d>
              <m:r>
                <m:rPr>
                  <m:sty m:val="p"/>
                </m:rPr>
                <w:rPr>
                  <w:rFonts w:ascii="Cambria Math" w:hAnsi="Cambria Math"/>
                  <w:shd w:val="clear" w:color="auto" w:fill="FFFFFF"/>
                </w:rPr>
                <m:t>=</m:t>
              </m:r>
              <m:f>
                <m:fPr>
                  <m:ctrlPr>
                    <w:rPr>
                      <w:rFonts w:ascii="Cambria Math" w:hAnsi="Cambria Math"/>
                      <w:shd w:val="clear" w:color="auto" w:fill="FFFFFF"/>
                    </w:rPr>
                  </m:ctrlPr>
                </m:fPr>
                <m:num>
                  <m:r>
                    <w:rPr>
                      <w:rFonts w:ascii="Cambria Math" w:hAnsi="Cambria Math"/>
                      <w:shd w:val="clear" w:color="auto" w:fill="FFFFFF"/>
                    </w:rPr>
                    <m:t>ρ</m:t>
                  </m:r>
                </m:num>
                <m:den>
                  <m:r>
                    <m:rPr>
                      <m:sty m:val="p"/>
                    </m:rPr>
                    <w:rPr>
                      <w:rFonts w:ascii="Cambria Math" w:hAnsi="Cambria Math"/>
                      <w:shd w:val="clear" w:color="auto" w:fill="FFFFFF"/>
                    </w:rPr>
                    <m:t>2</m:t>
                  </m:r>
                </m:den>
              </m:f>
              <m:d>
                <m:dPr>
                  <m:ctrlPr>
                    <w:rPr>
                      <w:rFonts w:ascii="Cambria Math" w:hAnsi="Cambria Math"/>
                      <w:shd w:val="clear" w:color="auto" w:fill="FFFFFF"/>
                    </w:rPr>
                  </m:ctrlPr>
                </m:dPr>
                <m:e>
                  <m:sSubSup>
                    <m:sSubSupPr>
                      <m:ctrlPr>
                        <w:rPr>
                          <w:rFonts w:ascii="Cambria Math" w:hAnsi="Cambria Math"/>
                          <w:shd w:val="clear" w:color="auto" w:fill="FFFFFF"/>
                        </w:rPr>
                      </m:ctrlPr>
                    </m:sSubSupPr>
                    <m:e>
                      <m:r>
                        <w:rPr>
                          <w:rFonts w:ascii="Cambria Math" w:hAnsi="Cambria Math"/>
                          <w:shd w:val="clear" w:color="auto" w:fill="FFFFFF"/>
                        </w:rPr>
                        <m:t>n</m:t>
                      </m:r>
                    </m:e>
                    <m:sub>
                      <m:r>
                        <w:rPr>
                          <w:rFonts w:ascii="Cambria Math" w:hAnsi="Cambria Math"/>
                          <w:shd w:val="clear" w:color="auto" w:fill="FFFFFF"/>
                        </w:rPr>
                        <m:t>xx</m:t>
                      </m:r>
                    </m:sub>
                    <m:sup>
                      <m:r>
                        <w:rPr>
                          <w:rFonts w:ascii="Cambria Math" w:hAnsi="Cambria Math"/>
                          <w:shd w:val="clear" w:color="auto" w:fill="FFFFFF"/>
                        </w:rPr>
                        <m:t>m</m:t>
                      </m:r>
                    </m:sup>
                  </m:sSubSup>
                  <m:d>
                    <m:dPr>
                      <m:ctrlPr>
                        <w:rPr>
                          <w:rFonts w:ascii="Cambria Math" w:hAnsi="Cambria Math"/>
                          <w:shd w:val="clear" w:color="auto" w:fill="FFFFFF"/>
                        </w:rPr>
                      </m:ctrlPr>
                    </m:dPr>
                    <m:e>
                      <m:r>
                        <m:rPr>
                          <m:sty m:val="p"/>
                        </m:rPr>
                        <w:rPr>
                          <w:rFonts w:ascii="Cambria Math" w:hAnsi="Cambria Math"/>
                          <w:shd w:val="clear" w:color="auto" w:fill="FFFFFF"/>
                        </w:rPr>
                        <m:t>1+</m:t>
                      </m:r>
                      <m:func>
                        <m:funcPr>
                          <m:ctrlPr>
                            <w:rPr>
                              <w:rFonts w:ascii="Cambria Math" w:hAnsi="Cambria Math"/>
                              <w:shd w:val="clear" w:color="auto" w:fill="FFFFFF"/>
                            </w:rPr>
                          </m:ctrlPr>
                        </m:funcPr>
                        <m:fName>
                          <m:sSup>
                            <m:sSupPr>
                              <m:ctrlPr>
                                <w:rPr>
                                  <w:rFonts w:ascii="Cambria Math" w:hAnsi="Cambria Math"/>
                                  <w:shd w:val="clear" w:color="auto" w:fill="FFFFFF"/>
                                </w:rPr>
                              </m:ctrlPr>
                            </m:sSupPr>
                            <m:e>
                              <m:r>
                                <m:rPr>
                                  <m:sty m:val="p"/>
                                </m:rPr>
                                <w:rPr>
                                  <w:rFonts w:ascii="Cambria Math" w:hAnsi="Cambria Math"/>
                                  <w:shd w:val="clear" w:color="auto" w:fill="FFFFFF"/>
                                </w:rPr>
                                <m:t>cos</m:t>
                              </m:r>
                            </m:e>
                            <m:sup>
                              <m:r>
                                <m:rPr>
                                  <m:sty m:val="p"/>
                                </m:rPr>
                                <w:rPr>
                                  <w:rFonts w:ascii="Cambria Math" w:hAnsi="Cambria Math"/>
                                  <w:shd w:val="clear" w:color="auto" w:fill="FFFFFF"/>
                                </w:rPr>
                                <m:t>2</m:t>
                              </m:r>
                            </m:sup>
                          </m:sSup>
                        </m:fName>
                        <m:e>
                          <m:r>
                            <w:rPr>
                              <w:rFonts w:ascii="Cambria Math" w:hAnsi="Cambria Math"/>
                              <w:shd w:val="clear" w:color="auto" w:fill="FFFFFF"/>
                            </w:rPr>
                            <m:t>γ</m:t>
                          </m:r>
                        </m:e>
                      </m:func>
                    </m:e>
                  </m:d>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zz</m:t>
                      </m:r>
                    </m:sub>
                  </m:sSub>
                  <m:func>
                    <m:funcPr>
                      <m:ctrlPr>
                        <w:rPr>
                          <w:rFonts w:ascii="Cambria Math" w:hAnsi="Cambria Math"/>
                          <w:shd w:val="clear" w:color="auto" w:fill="FFFFFF"/>
                        </w:rPr>
                      </m:ctrlPr>
                    </m:funcPr>
                    <m:fName>
                      <m:sSup>
                        <m:sSupPr>
                          <m:ctrlPr>
                            <w:rPr>
                              <w:rFonts w:ascii="Cambria Math" w:hAnsi="Cambria Math"/>
                              <w:shd w:val="clear" w:color="auto" w:fill="FFFFFF"/>
                            </w:rPr>
                          </m:ctrlPr>
                        </m:sSupPr>
                        <m:e>
                          <m:r>
                            <m:rPr>
                              <m:sty m:val="p"/>
                            </m:rPr>
                            <w:rPr>
                              <w:rFonts w:ascii="Cambria Math" w:hAnsi="Cambria Math"/>
                              <w:shd w:val="clear" w:color="auto" w:fill="FFFFFF"/>
                            </w:rPr>
                            <m:t>sin</m:t>
                          </m:r>
                        </m:e>
                        <m:sup>
                          <m:r>
                            <m:rPr>
                              <m:sty m:val="p"/>
                            </m:rPr>
                            <w:rPr>
                              <w:rFonts w:ascii="Cambria Math" w:hAnsi="Cambria Math"/>
                              <w:shd w:val="clear" w:color="auto" w:fill="FFFFFF"/>
                            </w:rPr>
                            <m:t>2</m:t>
                          </m:r>
                        </m:sup>
                      </m:sSup>
                    </m:fName>
                    <m:e>
                      <m:r>
                        <w:rPr>
                          <w:rFonts w:ascii="Cambria Math" w:hAnsi="Cambria Math"/>
                          <w:shd w:val="clear" w:color="auto" w:fill="FFFFFF"/>
                        </w:rPr>
                        <m:t>γ</m:t>
                      </m:r>
                    </m:e>
                  </m:func>
                </m:e>
              </m:d>
              <m:r>
                <m:rPr>
                  <m:sty m:val="p"/>
                </m:rPr>
                <w:rPr>
                  <w:rFonts w:ascii="Cambria Math" w:hAnsi="Cambria Math"/>
                  <w:shd w:val="clear" w:color="auto" w:fill="FFFFFF"/>
                </w:rPr>
                <m:t>#</m:t>
              </m:r>
              <m:d>
                <m:dPr>
                  <m:ctrlPr>
                    <w:rPr>
                      <w:rFonts w:ascii="Cambria Math" w:hAnsi="Cambria Math"/>
                      <w:shd w:val="clear" w:color="auto" w:fill="FFFFFF"/>
                    </w:rPr>
                  </m:ctrlPr>
                </m:dPr>
                <m:e>
                  <m:r>
                    <w:rPr>
                      <w:rFonts w:ascii="Cambria Math" w:hAnsi="Cambria Math"/>
                      <w:shd w:val="clear" w:color="auto" w:fill="FFFFFF"/>
                    </w:rPr>
                    <m:t>A</m:t>
                  </m:r>
                  <m:r>
                    <m:rPr>
                      <m:sty m:val="p"/>
                    </m:rPr>
                    <w:rPr>
                      <w:rFonts w:ascii="Cambria Math" w:hAnsi="Cambria Math"/>
                      <w:shd w:val="clear" w:color="auto" w:fill="FFFFFF"/>
                    </w:rPr>
                    <m:t>3</m:t>
                  </m:r>
                </m:e>
              </m:d>
              <m:ctrlPr>
                <w:rPr>
                  <w:rFonts w:ascii="Cambria Math" w:eastAsia="Cambria Math" w:hAnsi="Cambria Math" w:cs="Cambria Math"/>
                  <w:shd w:val="clear" w:color="auto" w:fill="FFFFFF"/>
                </w:rPr>
              </m:ctrlPr>
            </m:e>
            <m:e>
              <m:sSubSup>
                <m:sSubSupPr>
                  <m:ctrlPr>
                    <w:rPr>
                      <w:rFonts w:ascii="Cambria Math" w:eastAsia="Cambria Math" w:hAnsi="Cambria Math" w:cs="Cambria Math"/>
                      <w:shd w:val="clear" w:color="auto" w:fill="FFFFFF"/>
                    </w:rPr>
                  </m:ctrlPr>
                </m:sSubSupPr>
                <m:e>
                  <m:r>
                    <w:rPr>
                      <w:rFonts w:ascii="Cambria Math" w:eastAsia="Cambria Math" w:hAnsi="Cambria Math" w:cs="Cambria Math"/>
                      <w:shd w:val="clear" w:color="auto" w:fill="FFFFFF"/>
                    </w:rPr>
                    <m:t>n</m:t>
                  </m:r>
                </m:e>
                <m:sub>
                  <m:r>
                    <w:rPr>
                      <w:rFonts w:ascii="Cambria Math" w:eastAsia="Cambria Math" w:hAnsi="Cambria Math" w:cs="Cambria Math"/>
                      <w:shd w:val="clear" w:color="auto" w:fill="FFFFFF"/>
                    </w:rPr>
                    <m:t>zz</m:t>
                  </m:r>
                </m:sub>
                <m:sup>
                  <m:r>
                    <w:rPr>
                      <w:rFonts w:ascii="Cambria Math" w:eastAsia="Cambria Math" w:hAnsi="Cambria Math" w:cs="Cambria Math"/>
                      <w:shd w:val="clear" w:color="auto" w:fill="FFFFFF"/>
                    </w:rPr>
                    <m:t>f</m:t>
                  </m:r>
                </m:sup>
              </m:sSubSup>
              <m:d>
                <m:dPr>
                  <m:ctrlPr>
                    <w:rPr>
                      <w:rFonts w:ascii="Cambria Math" w:eastAsia="Cambria Math" w:hAnsi="Cambria Math" w:cs="Cambria Math"/>
                      <w:shd w:val="clear" w:color="auto" w:fill="FFFFFF"/>
                    </w:rPr>
                  </m:ctrlPr>
                </m:dPr>
                <m:e>
                  <m:r>
                    <w:rPr>
                      <w:rFonts w:ascii="Cambria Math" w:eastAsia="Cambria Math" w:hAnsi="Cambria Math" w:cs="Cambria Math"/>
                      <w:shd w:val="clear" w:color="auto" w:fill="FFFFFF"/>
                    </w:rPr>
                    <m:t>E</m:t>
                  </m:r>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γ</m:t>
                  </m:r>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ρ</m:t>
                  </m:r>
                </m:e>
              </m:d>
              <m:r>
                <m:rPr>
                  <m:sty m:val="p"/>
                </m:rPr>
                <w:rPr>
                  <w:rFonts w:ascii="Cambria Math" w:eastAsia="Cambria Math" w:hAnsi="Cambria Math" w:cs="Cambria Math"/>
                  <w:shd w:val="clear" w:color="auto" w:fill="FFFFFF"/>
                </w:rPr>
                <m:t>=</m:t>
              </m:r>
              <m:sSubSup>
                <m:sSubSupPr>
                  <m:ctrlPr>
                    <w:rPr>
                      <w:rFonts w:ascii="Cambria Math" w:eastAsia="Cambria Math" w:hAnsi="Cambria Math" w:cs="Cambria Math"/>
                      <w:shd w:val="clear" w:color="auto" w:fill="FFFFFF"/>
                    </w:rPr>
                  </m:ctrlPr>
                </m:sSubSupPr>
                <m:e>
                  <m:r>
                    <w:rPr>
                      <w:rFonts w:ascii="Cambria Math" w:eastAsia="Cambria Math" w:hAnsi="Cambria Math" w:cs="Cambria Math"/>
                      <w:shd w:val="clear" w:color="auto" w:fill="FFFFFF"/>
                    </w:rPr>
                    <m:t>ρ</m:t>
                  </m:r>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n</m:t>
                  </m:r>
                </m:e>
                <m:sub>
                  <m:r>
                    <w:rPr>
                      <w:rFonts w:ascii="Cambria Math" w:eastAsia="Cambria Math" w:hAnsi="Cambria Math" w:cs="Cambria Math"/>
                      <w:shd w:val="clear" w:color="auto" w:fill="FFFFFF"/>
                    </w:rPr>
                    <m:t>xx</m:t>
                  </m:r>
                </m:sub>
                <m:sup>
                  <m:r>
                    <w:rPr>
                      <w:rFonts w:ascii="Cambria Math" w:eastAsia="Cambria Math" w:hAnsi="Cambria Math" w:cs="Cambria Math"/>
                      <w:shd w:val="clear" w:color="auto" w:fill="FFFFFF"/>
                    </w:rPr>
                    <m:t>m</m:t>
                  </m:r>
                </m:sup>
              </m:sSubSup>
              <m:func>
                <m:funcPr>
                  <m:ctrlPr>
                    <w:rPr>
                      <w:rFonts w:ascii="Cambria Math" w:eastAsia="Cambria Math" w:hAnsi="Cambria Math" w:cs="Cambria Math"/>
                      <w:shd w:val="clear" w:color="auto" w:fill="FFFFFF"/>
                    </w:rPr>
                  </m:ctrlPr>
                </m:funcPr>
                <m:fName>
                  <m:sSup>
                    <m:sSupPr>
                      <m:ctrlPr>
                        <w:rPr>
                          <w:rFonts w:ascii="Cambria Math" w:eastAsia="Cambria Math" w:hAnsi="Cambria Math" w:cs="Cambria Math"/>
                          <w:shd w:val="clear" w:color="auto" w:fill="FFFFFF"/>
                        </w:rPr>
                      </m:ctrlPr>
                    </m:sSupPr>
                    <m:e>
                      <m:r>
                        <m:rPr>
                          <m:sty m:val="p"/>
                        </m:rPr>
                        <w:rPr>
                          <w:rFonts w:ascii="Cambria Math" w:eastAsia="Cambria Math" w:hAnsi="Cambria Math" w:cs="Cambria Math"/>
                          <w:shd w:val="clear" w:color="auto" w:fill="FFFFFF"/>
                        </w:rPr>
                        <m:t>sin</m:t>
                      </m:r>
                    </m:e>
                    <m:sup>
                      <m:r>
                        <m:rPr>
                          <m:sty m:val="p"/>
                        </m:rPr>
                        <w:rPr>
                          <w:rFonts w:ascii="Cambria Math" w:eastAsia="Cambria Math" w:hAnsi="Cambria Math" w:cs="Cambria Math"/>
                          <w:shd w:val="clear" w:color="auto" w:fill="FFFFFF"/>
                        </w:rPr>
                        <m:t>2</m:t>
                      </m:r>
                    </m:sup>
                  </m:sSup>
                </m:fName>
                <m:e>
                  <m:r>
                    <w:rPr>
                      <w:rFonts w:ascii="Cambria Math" w:eastAsia="Cambria Math" w:hAnsi="Cambria Math" w:cs="Cambria Math"/>
                      <w:shd w:val="clear" w:color="auto" w:fill="FFFFFF"/>
                    </w:rPr>
                    <m:t>γ</m:t>
                  </m:r>
                  <m:r>
                    <m:rPr>
                      <m:sty m:val="p"/>
                    </m:rPr>
                    <w:rPr>
                      <w:rFonts w:ascii="Cambria Math" w:eastAsia="Cambria Math" w:hAnsi="Cambria Math" w:cs="Cambria Math"/>
                      <w:shd w:val="clear" w:color="auto" w:fill="FFFFFF"/>
                    </w:rPr>
                    <m:t>+</m:t>
                  </m:r>
                  <m:sSubSup>
                    <m:sSubSupPr>
                      <m:ctrlPr>
                        <w:rPr>
                          <w:rFonts w:ascii="Cambria Math" w:eastAsia="Cambria Math" w:hAnsi="Cambria Math" w:cs="Cambria Math"/>
                          <w:shd w:val="clear" w:color="auto" w:fill="FFFFFF"/>
                        </w:rPr>
                      </m:ctrlPr>
                    </m:sSubSupPr>
                    <m:e>
                      <m:r>
                        <w:rPr>
                          <w:rFonts w:ascii="Cambria Math" w:eastAsia="Cambria Math" w:hAnsi="Cambria Math" w:cs="Cambria Math"/>
                          <w:shd w:val="clear" w:color="auto" w:fill="FFFFFF"/>
                        </w:rPr>
                        <m:t>n</m:t>
                      </m:r>
                    </m:e>
                    <m:sub>
                      <m:r>
                        <w:rPr>
                          <w:rFonts w:ascii="Cambria Math" w:eastAsia="Cambria Math" w:hAnsi="Cambria Math" w:cs="Cambria Math"/>
                          <w:shd w:val="clear" w:color="auto" w:fill="FFFFFF"/>
                        </w:rPr>
                        <m:t>zz</m:t>
                      </m:r>
                    </m:sub>
                    <m:sup>
                      <m:r>
                        <w:rPr>
                          <w:rFonts w:ascii="Cambria Math" w:eastAsia="Cambria Math" w:hAnsi="Cambria Math" w:cs="Cambria Math"/>
                          <w:shd w:val="clear" w:color="auto" w:fill="FFFFFF"/>
                        </w:rPr>
                        <m:t>m</m:t>
                      </m:r>
                    </m:sup>
                  </m:sSubSup>
                  <m:func>
                    <m:funcPr>
                      <m:ctrlPr>
                        <w:rPr>
                          <w:rFonts w:ascii="Cambria Math" w:eastAsia="Cambria Math" w:hAnsi="Cambria Math" w:cs="Cambria Math"/>
                          <w:shd w:val="clear" w:color="auto" w:fill="FFFFFF"/>
                        </w:rPr>
                      </m:ctrlPr>
                    </m:funcPr>
                    <m:fName>
                      <m:sSup>
                        <m:sSupPr>
                          <m:ctrlPr>
                            <w:rPr>
                              <w:rFonts w:ascii="Cambria Math" w:eastAsia="Cambria Math" w:hAnsi="Cambria Math" w:cs="Cambria Math"/>
                              <w:shd w:val="clear" w:color="auto" w:fill="FFFFFF"/>
                            </w:rPr>
                          </m:ctrlPr>
                        </m:sSupPr>
                        <m:e>
                          <m:r>
                            <m:rPr>
                              <m:sty m:val="p"/>
                            </m:rPr>
                            <w:rPr>
                              <w:rFonts w:ascii="Cambria Math" w:eastAsia="Cambria Math" w:hAnsi="Cambria Math" w:cs="Cambria Math"/>
                              <w:shd w:val="clear" w:color="auto" w:fill="FFFFFF"/>
                            </w:rPr>
                            <m:t>cos</m:t>
                          </m:r>
                        </m:e>
                        <m:sup>
                          <m:r>
                            <m:rPr>
                              <m:sty m:val="p"/>
                            </m:rPr>
                            <w:rPr>
                              <w:rFonts w:ascii="Cambria Math" w:eastAsia="Cambria Math" w:hAnsi="Cambria Math" w:cs="Cambria Math"/>
                              <w:shd w:val="clear" w:color="auto" w:fill="FFFFFF"/>
                            </w:rPr>
                            <m:t>2</m:t>
                          </m:r>
                        </m:sup>
                      </m:sSup>
                    </m:fName>
                    <m:e>
                      <m:r>
                        <w:rPr>
                          <w:rFonts w:ascii="Cambria Math" w:eastAsia="Cambria Math" w:hAnsi="Cambria Math" w:cs="Cambria Math"/>
                          <w:shd w:val="clear" w:color="auto" w:fill="FFFFFF"/>
                        </w:rPr>
                        <m:t>γ</m:t>
                      </m:r>
                      <m:r>
                        <m:rPr>
                          <m:sty m:val="p"/>
                        </m:rPr>
                        <w:rPr>
                          <w:rFonts w:ascii="Cambria Math" w:eastAsia="Cambria Math" w:hAnsi="Cambria Math" w:cs="Cambria Math"/>
                          <w:shd w:val="clear" w:color="auto" w:fill="FFFFFF"/>
                        </w:rPr>
                        <m:t>)</m:t>
                      </m:r>
                    </m:e>
                  </m:func>
                </m:e>
              </m:func>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A</m:t>
              </m:r>
              <m:r>
                <m:rPr>
                  <m:sty m:val="p"/>
                </m:rPr>
                <w:rPr>
                  <w:rFonts w:ascii="Cambria Math" w:eastAsia="Cambria Math" w:hAnsi="Cambria Math" w:cs="Cambria Math"/>
                  <w:shd w:val="clear" w:color="auto" w:fill="FFFFFF"/>
                </w:rPr>
                <m:t>4)</m:t>
              </m:r>
            </m:e>
          </m:eqArr>
        </m:oMath>
      </m:oMathPara>
    </w:p>
    <w:p w14:paraId="66864374" w14:textId="56AEE809" w:rsidR="007C45F9" w:rsidRPr="00BE787A" w:rsidRDefault="00AE7941" w:rsidP="00BE787A">
      <w:pPr>
        <w:pStyle w:val="MainText"/>
      </w:pPr>
      <w:r>
        <w:t xml:space="preserve">To validate these results, we find the isotropic condition is </w:t>
      </w:r>
      <m:oMath>
        <m:r>
          <w:rPr>
            <w:rFonts w:ascii="Cambria Math" w:hAnsi="Cambria Math"/>
          </w:rPr>
          <m:t>γ=</m:t>
        </m:r>
        <m:func>
          <m:funcPr>
            <m:ctrlPr>
              <w:rPr>
                <w:rFonts w:ascii="Cambria Math" w:hAnsi="Cambria Math"/>
                <w:i/>
              </w:rPr>
            </m:ctrlPr>
          </m:funcPr>
          <m:fName>
            <m:r>
              <m:rPr>
                <m:sty m:val="p"/>
              </m:rPr>
              <w:rPr>
                <w:rFonts w:ascii="Cambria Math" w:hAnsi="Cambria Math"/>
              </w:rPr>
              <m:t>arcsin</m:t>
            </m:r>
          </m:fName>
          <m:e>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2</m:t>
                    </m:r>
                  </m:num>
                  <m:den>
                    <m:r>
                      <w:rPr>
                        <w:rFonts w:ascii="Cambria Math" w:hAnsi="Cambria Math"/>
                      </w:rPr>
                      <m:t>3</m:t>
                    </m:r>
                  </m:den>
                </m:f>
              </m:e>
            </m:rad>
          </m:e>
        </m:func>
        <m:r>
          <w:rPr>
            <w:rFonts w:ascii="Cambria Math" w:hAnsi="Cambria Math"/>
          </w:rPr>
          <m:t>≈</m:t>
        </m:r>
        <m:sSup>
          <m:sSupPr>
            <m:ctrlPr>
              <w:rPr>
                <w:rFonts w:ascii="Cambria Math" w:hAnsi="Cambria Math"/>
                <w:i/>
              </w:rPr>
            </m:ctrlPr>
          </m:sSupPr>
          <m:e>
            <m:r>
              <w:rPr>
                <w:rFonts w:ascii="Cambria Math" w:hAnsi="Cambria Math"/>
              </w:rPr>
              <m:t>54.7</m:t>
            </m:r>
          </m:e>
          <m:sup>
            <m:r>
              <w:rPr>
                <w:rFonts w:ascii="Cambria Math" w:hAnsi="Cambria Math"/>
              </w:rPr>
              <m:t>∘</m:t>
            </m:r>
          </m:sup>
        </m:sSup>
      </m:oMath>
      <w:r>
        <w:t>the so-called magic angle, in agreement with Stöhr.</w:t>
      </w:r>
      <w:r>
        <w:fldChar w:fldCharType="begin"/>
      </w:r>
      <w:r w:rsidR="00672AB5">
        <w:instrText xml:space="preserve"> ADDIN ZOTERO_ITEM CSL_CITATION {"citationID":"26PuiTry","properties":{"unsorted":false,"formattedCitation":"\\uc0\\u160{}[46]","plainCitation":" [46]","noteIndex":0},"citationItems":[{"id":699,"uris":["http://zotero.org/groups/4874203/items/JXU5FIRS"],"itemData":{"id":699,"type":"book","abstract":"The purpose of this book is the development of the principles and experimental techniques underlying near edge X-ray absorption fine structure (NEXAFS) spectroscopy and the demonstration of the power of the technique for the study of the electronic and crystallographic structure of low-Z molecules bonded to surfaces. Low-Z molecules are defined as those consisting of hydrogen, carbon, nitrogen, oxygen and/or fluorine atoms, which are particularly important in surface chemistry. This book is the first comprehensive treatment of the subject and presents a unified picture of theoretical and experimental concepts and results. It develops all concepts from an elementary level and is suitable for students and researchers without extensive prior knowledge in X-ray absorption spectroscopy. On the other hand, it discusses state-of-the-art instrumentation, analysis techniques, and experimental and theoretical results and is therefore also suited for the advanced spectroscopist. The spectra of free molecules are discussed first, since their understanding provides the basis for understanding spectra of molecules bonded to surfaces, the main topic of the book. The connection to spectra of polymeric molecules is also made. The book may therefore be of interest not only to surface scientists but also to researchers studying free molecules or polymers. The various molecular adsorption systems studied by NEXAFS are tabulated. Future scientific opportunities making use of the NEXAFS technique in conjunction with advanced synchrotron radiation sources are also discussed. These range from element-specific microscopy stud­ ies of solid surfaces to studies of molecular conformations at liquid surfaces. Portola Valley, CA J.","citation-key":"stohrNEXAFSSpectroscopy1992","collection-title":"Springer Series in Surface Sciences","ISBN":"978-3-642-08113-2","language":"EN","number-of-pages":"404","publisher":"Springer Berlin, Heidelberg","title":"NEXAFS Spectroscopy","URL":"https://link.springer.com/book/10.1007/978-3-662-02853-7","author":[{"family":"Stöhr","given":"Joachim"}],"issued":{"date-parts":[["1992",4,17]]}}}],"schema":"https://github.com/citation-style-language/schema/raw/master/csl-citation.json"} </w:instrText>
      </w:r>
      <w:r>
        <w:fldChar w:fldCharType="separate"/>
      </w:r>
      <w:r w:rsidR="00672AB5" w:rsidRPr="00672AB5">
        <w:rPr>
          <w:rFonts w:eastAsiaTheme="minorHAnsi"/>
          <w:kern w:val="0"/>
          <w:szCs w:val="24"/>
        </w:rPr>
        <w:t> [46]</w:t>
      </w:r>
      <w:r>
        <w:fldChar w:fldCharType="end"/>
      </w:r>
    </w:p>
    <w:p w14:paraId="251799D4" w14:textId="7CE0569F" w:rsidR="00BE787A" w:rsidRDefault="00AE7941" w:rsidP="00BE787A">
      <w:pPr>
        <w:pStyle w:val="MainText"/>
      </w:pPr>
      <w:r>
        <w:rPr>
          <w:i/>
          <w:iCs/>
          <w:shd w:val="clear" w:color="auto" w:fill="FFFFFF"/>
        </w:rPr>
        <w:t>Appendix B:</w:t>
      </w:r>
      <w:r w:rsidR="00BE787A">
        <w:rPr>
          <w:i/>
          <w:iCs/>
          <w:shd w:val="clear" w:color="auto" w:fill="FFFFFF"/>
        </w:rPr>
        <w:t xml:space="preserve"> Orientation </w:t>
      </w:r>
      <w:r w:rsidR="00670701">
        <w:rPr>
          <w:i/>
          <w:iCs/>
          <w:shd w:val="clear" w:color="auto" w:fill="FFFFFF"/>
        </w:rPr>
        <w:t>g</w:t>
      </w:r>
      <w:r w:rsidR="00BE787A">
        <w:rPr>
          <w:i/>
          <w:iCs/>
          <w:shd w:val="clear" w:color="auto" w:fill="FFFFFF"/>
        </w:rPr>
        <w:t xml:space="preserve">radient </w:t>
      </w:r>
      <w:r w:rsidR="00670701">
        <w:rPr>
          <w:i/>
          <w:iCs/>
          <w:shd w:val="clear" w:color="auto" w:fill="FFFFFF"/>
        </w:rPr>
        <w:t>theoretical f</w:t>
      </w:r>
      <w:r w:rsidR="00BE787A">
        <w:rPr>
          <w:i/>
          <w:iCs/>
          <w:shd w:val="clear" w:color="auto" w:fill="FFFFFF"/>
        </w:rPr>
        <w:t xml:space="preserve">oundation - </w:t>
      </w:r>
      <w:r>
        <w:rPr>
          <w:i/>
          <w:iCs/>
          <w:shd w:val="clear" w:color="auto" w:fill="FFFFFF"/>
        </w:rPr>
        <w:t xml:space="preserve"> </w:t>
      </w:r>
      <w:r w:rsidR="00BE787A">
        <w:t xml:space="preserve">We formulate our gradient model from a Ginzberg-Landau framework of second order phase transitions, where we treat the molecular orientation and density as order parameters (not to be confused with nematic order parameters </w:t>
      </w:r>
      <m:oMath>
        <m:r>
          <w:rPr>
            <w:rFonts w:ascii="Cambria Math" w:hAnsi="Cambria Math"/>
          </w:rPr>
          <m:t>S</m:t>
        </m:r>
        <m:d>
          <m:dPr>
            <m:ctrlPr>
              <w:rPr>
                <w:rFonts w:ascii="Cambria Math" w:hAnsi="Cambria Math"/>
                <w:i/>
              </w:rPr>
            </m:ctrlPr>
          </m:dPr>
          <m:e>
            <m:r>
              <w:rPr>
                <w:rFonts w:ascii="Cambria Math" w:hAnsi="Cambria Math"/>
              </w:rPr>
              <m:t>γ</m:t>
            </m:r>
          </m:e>
        </m:d>
      </m:oMath>
      <w:r w:rsidR="00BE787A">
        <w:t xml:space="preserve"> or </w:t>
      </w:r>
      <m:oMath>
        <m:r>
          <w:rPr>
            <w:rFonts w:ascii="Cambria Math" w:hAnsi="Cambria Math"/>
          </w:rPr>
          <m:t>P(γ)</m:t>
        </m:r>
      </m:oMath>
      <w:r w:rsidR="00BE787A">
        <w:t>).</w:t>
      </w:r>
      <w:r w:rsidR="00BE787A">
        <w:fldChar w:fldCharType="begin"/>
      </w:r>
      <w:r w:rsidR="003661AD">
        <w:instrText xml:space="preserve"> ADDIN ZOTERO_ITEM CSL_CITATION {"citationID":"ILW5yUc2","properties":{"unsorted":false,"formattedCitation":"\\uc0\\u160{}[50,51]","plainCitation":" [50,51]","noteIndex":0},"citationItems":[{"id":1917,"uris":["http://zotero.org/groups/4874203/items/IRRWSJ56"],"itemData":{"id":1917,"type":"book","call-number":"530.429","citation-key":"gennesPhysicsLiquidCrystals1993","collection-number":"83","collection-title":"International series of monographs on physics","edition":"Second ed","ISBN":"978-0-19-852024-5","language":"eng","publisher":"Clarendon press","publisher-place":"Oxford","source":"K10plus ISBN","title":"The physics of liquid crystals","author":[{"family":"Gennes","given":"Pierre-Gilles","dropping-particle":"de"},{"family":"Prost","given":"Jacques"}],"issued":{"date-parts":[["1993"]]}}},{"id":1916,"uris":["http://zotero.org/groups/4874203/items/Y8GQUPCC"],"itemData":{"id":1916,"type":"chapter","abstract":"The existing phenomenological theory of superconductivity is unsatisfactory, since it does not allow us to determine the surface tension at the boundary between the normal and the superconducting phases, and does not allow for the possibility to describe correctly the destruction of superconductivity by a magnetic field or current. In the present paper, a theory is constructed which is free from these faults. We find equations for the ψ-function of the `superconducting electrons' which we introduced and for the vector potential. We have solved these equations for the one-dimensional case (a superconducting half-space and flat plates).","citation-key":"Ginzburg2009","container-title":"On superconductivity and superfluidity: a scientific autobiography","DOI":"10.1007/978-3-540-68008-6_4","ISBN":"978-3-540-68008-6","page":"113–137","publisher":"Springer Berlin Heidelberg","publisher-place":"Berlin, Heidelberg","title":"On the theory of superconductivity","URL":"https://doi.org/10.1007/978-3-540-68008-6_4","author":[{"family":"Ginzburg","given":"V. L."},{"family":"Landau","given":"L. D."}],"issued":{"date-parts":[["2009"]]}}}],"schema":"https://github.com/citation-style-language/schema/raw/master/csl-citation.json"} </w:instrText>
      </w:r>
      <w:r w:rsidR="00BE787A">
        <w:fldChar w:fldCharType="separate"/>
      </w:r>
      <w:r w:rsidR="003661AD" w:rsidRPr="003661AD">
        <w:rPr>
          <w:rFonts w:eastAsiaTheme="minorHAnsi"/>
          <w:kern w:val="0"/>
          <w:szCs w:val="24"/>
        </w:rPr>
        <w:t> [50,51]</w:t>
      </w:r>
      <w:r w:rsidR="00BE787A">
        <w:fldChar w:fldCharType="end"/>
      </w:r>
      <w:r w:rsidR="00BE787A">
        <w:t xml:space="preserve"> This sets that molecular orientation and density within the film of thickness </w:t>
      </w:r>
      <m:oMath>
        <m:r>
          <w:rPr>
            <w:rFonts w:ascii="Cambria Math" w:hAnsi="Cambria Math"/>
          </w:rPr>
          <m:t>L</m:t>
        </m:r>
      </m:oMath>
      <w:r w:rsidR="00BE787A">
        <w:t xml:space="preserve"> to follow from a second order phase transition along the one dimensional depth axis </w:t>
      </w:r>
      <m:oMath>
        <m:r>
          <w:rPr>
            <w:rFonts w:ascii="Cambria Math" w:hAnsi="Cambria Math"/>
          </w:rPr>
          <m:t>z</m:t>
        </m:r>
      </m:oMath>
      <w:r w:rsidR="00BE787A">
        <w:t xml:space="preserve">. Here we take the order parameters as the deviation in the density </w:t>
      </w:r>
      <m:oMath>
        <m:r>
          <m:rPr>
            <m:sty m:val="p"/>
          </m:rPr>
          <w:rPr>
            <w:rFonts w:ascii="Cambria Math" w:hAnsi="Cambria Math"/>
          </w:rPr>
          <m:t>Δ</m:t>
        </m:r>
        <m:r>
          <w:rPr>
            <w:rFonts w:ascii="Cambria Math" w:hAnsi="Cambria Math"/>
          </w:rPr>
          <m:t>ρ</m:t>
        </m:r>
        <m:d>
          <m:dPr>
            <m:ctrlPr>
              <w:rPr>
                <w:rFonts w:ascii="Cambria Math" w:hAnsi="Cambria Math"/>
                <w:i/>
              </w:rPr>
            </m:ctrlPr>
          </m:dPr>
          <m:e>
            <m:r>
              <w:rPr>
                <w:rFonts w:ascii="Cambria Math" w:hAnsi="Cambria Math"/>
              </w:rPr>
              <m:t>z</m:t>
            </m:r>
          </m:e>
        </m:d>
        <m:r>
          <w:rPr>
            <w:rFonts w:ascii="Cambria Math" w:hAnsi="Cambria Math"/>
          </w:rPr>
          <m:t>=ρ</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oMath>
      <w:r w:rsidR="00BE787A">
        <w:t xml:space="preserve"> and orientation </w:t>
      </w:r>
      <m:oMath>
        <m:r>
          <m:rPr>
            <m:sty m:val="p"/>
          </m:rPr>
          <w:rPr>
            <w:rFonts w:ascii="Cambria Math" w:hAnsi="Cambria Math"/>
          </w:rPr>
          <m:t>Δ</m:t>
        </m:r>
        <m:r>
          <w:rPr>
            <w:rFonts w:ascii="Cambria Math" w:hAnsi="Cambria Math"/>
          </w:rPr>
          <m:t>γ</m:t>
        </m:r>
        <m:d>
          <m:dPr>
            <m:ctrlPr>
              <w:rPr>
                <w:rFonts w:ascii="Cambria Math" w:hAnsi="Cambria Math"/>
                <w:i/>
              </w:rPr>
            </m:ctrlPr>
          </m:dPr>
          <m:e>
            <m:r>
              <w:rPr>
                <w:rFonts w:ascii="Cambria Math" w:hAnsi="Cambria Math"/>
              </w:rPr>
              <m:t>z</m:t>
            </m:r>
          </m:e>
        </m:d>
        <m:r>
          <w:rPr>
            <w:rFonts w:ascii="Cambria Math" w:hAnsi="Cambria Math"/>
          </w:rPr>
          <m:t>=γ</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b</m:t>
            </m:r>
          </m:sub>
        </m:sSub>
        <m:r>
          <w:rPr>
            <w:rFonts w:ascii="Cambria Math" w:hAnsi="Cambria Math"/>
          </w:rPr>
          <m:t>(z)</m:t>
        </m:r>
      </m:oMath>
      <w:r w:rsidR="00BE787A">
        <w:t xml:space="preserve"> from the bulk. The total free energy of the film is described by the functional</w:t>
      </w:r>
    </w:p>
    <w:p w14:paraId="3E4EA7D4" w14:textId="29E984B2" w:rsidR="00BE787A" w:rsidRPr="0023730B" w:rsidRDefault="008B28B3" w:rsidP="0023730B">
      <w:pPr>
        <w:pStyle w:val="MainText"/>
        <w:rPr>
          <w:iCs/>
        </w:rPr>
      </w:pPr>
      <m:oMathPara>
        <m:oMath>
          <m:eqArr>
            <m:eqArrPr>
              <m:maxDist m:val="1"/>
              <m:ctrlPr>
                <w:rPr>
                  <w:rFonts w:ascii="Cambria Math" w:hAnsi="Cambria Math"/>
                  <w:shd w:val="clear" w:color="auto" w:fill="FFFFFF"/>
                </w:rPr>
              </m:ctrlPr>
            </m:eqArrPr>
            <m:e>
              <m:r>
                <w:rPr>
                  <w:rFonts w:ascii="Cambria Math" w:hAnsi="Cambria Math"/>
                </w:rPr>
                <m:t>F</m:t>
              </m:r>
              <m:d>
                <m:dPr>
                  <m:begChr m:val="["/>
                  <m:endChr m:val="]"/>
                  <m:ctrlPr>
                    <w:rPr>
                      <w:rFonts w:ascii="Cambria Math" w:hAnsi="Cambria Math"/>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L</m:t>
                  </m:r>
                </m:sup>
                <m:e>
                  <m:r>
                    <w:rPr>
                      <w:rFonts w:ascii="Cambria Math" w:hAnsi="Cambria Math"/>
                    </w:rPr>
                    <m:t>f</m:t>
                  </m:r>
                  <m:d>
                    <m:dPr>
                      <m:ctrlPr>
                        <w:rPr>
                          <w:rFonts w:ascii="Cambria Math" w:hAnsi="Cambria Math"/>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ρ</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Δ</m:t>
                              </m:r>
                              <m:r>
                                <w:rPr>
                                  <w:rFonts w:ascii="Cambria Math" w:hAnsi="Cambria Math"/>
                                </w:rPr>
                                <m:t>ρ</m:t>
                              </m:r>
                            </m:e>
                            <m:sup>
                              <m:r>
                                <m:rPr>
                                  <m:sty m:val="p"/>
                                </m:rPr>
                                <w:rPr>
                                  <w:rFonts w:ascii="Cambria Math" w:hAnsi="Cambria Math"/>
                                </w:rPr>
                                <m:t>'</m:t>
                              </m:r>
                            </m:sup>
                          </m:sSup>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γ</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Δ</m:t>
                              </m:r>
                              <m:r>
                                <w:rPr>
                                  <w:rFonts w:ascii="Cambria Math" w:hAnsi="Cambria Math"/>
                                </w:rPr>
                                <m:t>γ</m:t>
                              </m:r>
                            </m:e>
                            <m:sup>
                              <m:r>
                                <m:rPr>
                                  <m:sty m:val="p"/>
                                </m:rPr>
                                <w:rPr>
                                  <w:rFonts w:ascii="Cambria Math" w:hAnsi="Cambria Math"/>
                                </w:rPr>
                                <m:t>'</m:t>
                              </m:r>
                            </m:sup>
                          </m:sSup>
                        </m:e>
                      </m:d>
                    </m:e>
                    <m:sup>
                      <m:r>
                        <m:rPr>
                          <m:sty m:val="p"/>
                        </m:rPr>
                        <w:rPr>
                          <w:rFonts w:ascii="Cambria Math" w:hAnsi="Cambria Math"/>
                        </w:rPr>
                        <m:t>2</m:t>
                      </m:r>
                    </m:sup>
                  </m:sSup>
                  <m:r>
                    <w:rPr>
                      <w:rFonts w:ascii="Cambria Math" w:hAnsi="Cambria Math"/>
                    </w:rPr>
                    <m:t>dz</m:t>
                  </m:r>
                </m:e>
              </m:nary>
              <m:ctrlPr>
                <w:rPr>
                  <w:rFonts w:ascii="Cambria Math" w:eastAsia="Cambria Math" w:hAnsi="Cambria Math" w:cs="Cambria Math"/>
                  <w:i/>
                  <w:shd w:val="clear" w:color="auto" w:fill="FFFFFF"/>
                </w:rPr>
              </m:ctrlPr>
            </m:e>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begChr m:val="["/>
                  <m:endChr m:val="]"/>
                  <m:ctrlPr>
                    <w:rPr>
                      <w:rFonts w:ascii="Cambria Math" w:hAnsi="Cambria Math"/>
                    </w:rPr>
                  </m:ctrlPr>
                </m:dPr>
                <m:e>
                  <m:r>
                    <m:rPr>
                      <m:sty m:val="p"/>
                    </m:rPr>
                    <w:rPr>
                      <w:rFonts w:ascii="Cambria Math" w:hAnsi="Cambria Math"/>
                    </w:rPr>
                    <m:t>Δ</m:t>
                  </m:r>
                  <m:r>
                    <w:rPr>
                      <w:rFonts w:ascii="Cambria Math" w:hAnsi="Cambria Math"/>
                    </w:rPr>
                    <m:t>ρ</m:t>
                  </m:r>
                  <m:d>
                    <m:dPr>
                      <m:ctrlPr>
                        <w:rPr>
                          <w:rFonts w:ascii="Cambria Math" w:hAnsi="Cambria Math"/>
                        </w:rPr>
                      </m:ctrlPr>
                    </m:dPr>
                    <m:e>
                      <m:r>
                        <m:rPr>
                          <m:sty m:val="p"/>
                        </m:rPr>
                        <w:rPr>
                          <w:rFonts w:ascii="Cambria Math" w:hAnsi="Cambria Math"/>
                        </w:rPr>
                        <m:t>0</m:t>
                      </m:r>
                    </m:e>
                  </m:d>
                  <m:r>
                    <m:rPr>
                      <m:sty m:val="p"/>
                    </m:rPr>
                    <w:rPr>
                      <w:rFonts w:ascii="Cambria Math" w:hAnsi="Cambria Math"/>
                    </w:rPr>
                    <m:t>,Δ</m:t>
                  </m:r>
                  <m:r>
                    <w:rPr>
                      <w:rFonts w:ascii="Cambria Math" w:hAnsi="Cambria Math"/>
                    </w:rPr>
                    <m:t>γ</m:t>
                  </m:r>
                  <m:d>
                    <m:dPr>
                      <m:ctrlPr>
                        <w:rPr>
                          <w:rFonts w:ascii="Cambria Math" w:hAnsi="Cambria Math"/>
                        </w:rPr>
                      </m:ctrlPr>
                    </m:dPr>
                    <m:e>
                      <m:r>
                        <m:rPr>
                          <m:sty m:val="p"/>
                        </m:rPr>
                        <w:rPr>
                          <w:rFonts w:ascii="Cambria Math" w:hAnsi="Cambria Math"/>
                        </w:rPr>
                        <m:t>0</m:t>
                      </m:r>
                    </m:e>
                  </m:d>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d>
                <m:dPr>
                  <m:begChr m:val="["/>
                  <m:endChr m:val="]"/>
                  <m:ctrlPr>
                    <w:rPr>
                      <w:rFonts w:ascii="Cambria Math" w:hAnsi="Cambria Math"/>
                    </w:rPr>
                  </m:ctrlPr>
                </m:dPr>
                <m:e>
                  <m:r>
                    <m:rPr>
                      <m:sty m:val="p"/>
                    </m:rPr>
                    <w:rPr>
                      <w:rFonts w:ascii="Cambria Math" w:hAnsi="Cambria Math"/>
                    </w:rPr>
                    <m:t>Δ</m:t>
                  </m:r>
                  <m:r>
                    <w:rPr>
                      <w:rFonts w:ascii="Cambria Math" w:hAnsi="Cambria Math"/>
                    </w:rPr>
                    <m:t>ρ</m:t>
                  </m:r>
                  <m:d>
                    <m:dPr>
                      <m:ctrlPr>
                        <w:rPr>
                          <w:rFonts w:ascii="Cambria Math" w:hAnsi="Cambria Math"/>
                        </w:rPr>
                      </m:ctrlPr>
                    </m:dPr>
                    <m:e>
                      <m:r>
                        <w:rPr>
                          <w:rFonts w:ascii="Cambria Math" w:hAnsi="Cambria Math"/>
                        </w:rPr>
                        <m:t>L</m:t>
                      </m:r>
                    </m:e>
                  </m:d>
                  <m:r>
                    <m:rPr>
                      <m:sty m:val="p"/>
                    </m:rPr>
                    <w:rPr>
                      <w:rFonts w:ascii="Cambria Math" w:hAnsi="Cambria Math"/>
                    </w:rPr>
                    <m:t>,Δ</m:t>
                  </m:r>
                  <m:r>
                    <w:rPr>
                      <w:rFonts w:ascii="Cambria Math" w:hAnsi="Cambria Math"/>
                    </w:rPr>
                    <m:t>γ</m:t>
                  </m:r>
                  <m:d>
                    <m:dPr>
                      <m:ctrlPr>
                        <w:rPr>
                          <w:rFonts w:ascii="Cambria Math" w:hAnsi="Cambria Math"/>
                        </w:rPr>
                      </m:ctrlPr>
                    </m:dPr>
                    <m:e>
                      <m:r>
                        <w:rPr>
                          <w:rFonts w:ascii="Cambria Math" w:hAnsi="Cambria Math"/>
                        </w:rPr>
                        <m:t>L</m:t>
                      </m:r>
                    </m:e>
                  </m:d>
                </m:e>
              </m:d>
              <m:r>
                <w:rPr>
                  <w:rFonts w:ascii="Cambria Math" w:hAnsi="Cambria Math"/>
                </w:rPr>
                <m:t>#</m:t>
              </m:r>
              <m:d>
                <m:dPr>
                  <m:ctrlPr>
                    <w:rPr>
                      <w:rFonts w:ascii="Cambria Math" w:hAnsi="Cambria Math"/>
                      <w:shd w:val="clear" w:color="auto" w:fill="FFFFFF"/>
                    </w:rPr>
                  </m:ctrlPr>
                </m:dPr>
                <m:e>
                  <m:r>
                    <w:rPr>
                      <w:rFonts w:ascii="Cambria Math" w:hAnsi="Cambria Math"/>
                      <w:shd w:val="clear" w:color="auto" w:fill="FFFFFF"/>
                    </w:rPr>
                    <m:t>B</m:t>
                  </m:r>
                  <m:r>
                    <m:rPr>
                      <m:sty m:val="p"/>
                    </m:rPr>
                    <w:rPr>
                      <w:rFonts w:ascii="Cambria Math" w:hAnsi="Cambria Math"/>
                      <w:shd w:val="clear" w:color="auto" w:fill="FFFFFF"/>
                    </w:rPr>
                    <m:t>1</m:t>
                  </m:r>
                </m:e>
              </m:d>
              <m:ctrlPr>
                <w:rPr>
                  <w:rFonts w:ascii="Cambria Math" w:hAnsi="Cambria Math"/>
                  <w:i/>
                  <w:iCs/>
                </w:rPr>
              </m:ctrlPr>
            </m:e>
          </m:eqArr>
        </m:oMath>
      </m:oMathPara>
    </w:p>
    <w:p w14:paraId="4C13ED13" w14:textId="3F02724D" w:rsidR="00BE787A" w:rsidRDefault="00BE787A" w:rsidP="00BE787A">
      <w:pPr>
        <w:pStyle w:val="MainText"/>
      </w:pPr>
      <w:r>
        <w:t xml:space="preserve">Here </w:t>
      </w:r>
      <m:oMath>
        <m:r>
          <w:rPr>
            <w:rFonts w:ascii="Cambria Math" w:hAnsi="Cambria Math"/>
          </w:rPr>
          <m:t>f(</m:t>
        </m:r>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oMath>
      <w:r>
        <w:t xml:space="preserve"> is the local bulk free energy density, and the terms proportional to </w:t>
      </w:r>
      <m:oMath>
        <m:sSub>
          <m:sSubPr>
            <m:ctrlPr>
              <w:rPr>
                <w:rFonts w:ascii="Cambria Math" w:hAnsi="Cambria Math"/>
                <w:i/>
              </w:rPr>
            </m:ctrlPr>
          </m:sSubPr>
          <m:e>
            <m:r>
              <w:rPr>
                <w:rFonts w:ascii="Cambria Math" w:hAnsi="Cambria Math"/>
              </w:rPr>
              <m:t>c</m:t>
            </m:r>
          </m:e>
          <m:sub>
            <m:r>
              <w:rPr>
                <w:rFonts w:ascii="Cambria Math" w:hAnsi="Cambria Math"/>
              </w:rPr>
              <m:t>ρ</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γ</m:t>
            </m:r>
          </m:sub>
        </m:sSub>
      </m:oMath>
      <w:r>
        <w:t xml:space="preserve"> are the gradient energy penalties </w:t>
      </w:r>
      <w:r>
        <w:t xml:space="preserve">that oppose abrupt variations within the film. The interface terms </w:t>
      </w:r>
      <m:oMath>
        <m:sSub>
          <m:sSubPr>
            <m:ctrlPr>
              <w:rPr>
                <w:rFonts w:ascii="Cambria Math" w:hAnsi="Cambria Math"/>
                <w:i/>
              </w:rPr>
            </m:ctrlPr>
          </m:sSubPr>
          <m:e>
            <m:r>
              <w:rPr>
                <w:rFonts w:ascii="Cambria Math" w:hAnsi="Cambria Math"/>
              </w:rPr>
              <m:t>F</m:t>
            </m:r>
          </m:e>
          <m:sub>
            <m:r>
              <w:rPr>
                <w:rFonts w:ascii="Cambria Math" w:hAnsi="Cambria Math"/>
              </w:rPr>
              <m:t>v</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Si</m:t>
            </m:r>
          </m:sub>
        </m:sSub>
      </m:oMath>
      <w:r>
        <w:t xml:space="preserve"> account for the anchoring potentials at the </w:t>
      </w:r>
      <w:r w:rsidR="00E00CF1">
        <w:t>interface boundaries</w:t>
      </w:r>
      <w:r>
        <w:t xml:space="preserve">. Expanding </w:t>
      </w:r>
      <m:oMath>
        <m:r>
          <w:rPr>
            <w:rFonts w:ascii="Cambria Math" w:hAnsi="Cambria Math"/>
          </w:rPr>
          <m:t>f</m:t>
        </m:r>
        <m:d>
          <m:dPr>
            <m:ctrlPr>
              <w:rPr>
                <w:rFonts w:ascii="Cambria Math" w:hAnsi="Cambria Math"/>
                <w:i/>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oMath>
      <w:r>
        <w:t xml:space="preserve"> to quadradic order about the bulk minimum,</w:t>
      </w:r>
    </w:p>
    <w:p w14:paraId="68578D8E" w14:textId="3C886252" w:rsidR="0023730B" w:rsidRPr="0023730B" w:rsidRDefault="008B28B3" w:rsidP="0023730B">
      <w:pPr>
        <w:pStyle w:val="MainText"/>
        <w:rPr>
          <w:iCs/>
        </w:rPr>
      </w:pPr>
      <m:oMathPara>
        <m:oMath>
          <m:eqArr>
            <m:eqArrPr>
              <m:maxDist m:val="1"/>
              <m:ctrlPr>
                <w:rPr>
                  <w:rFonts w:ascii="Cambria Math" w:hAnsi="Cambria Math"/>
                  <w:shd w:val="clear" w:color="auto" w:fill="FFFFFF"/>
                </w:rPr>
              </m:ctrlPr>
            </m:eqArrPr>
            <m:e>
              <m:r>
                <w:rPr>
                  <w:rFonts w:ascii="Cambria Math" w:hAnsi="Cambria Math"/>
                </w:rPr>
                <m:t>f</m:t>
              </m:r>
              <m:d>
                <m:dPr>
                  <m:ctrlPr>
                    <w:rPr>
                      <w:rFonts w:ascii="Cambria Math" w:hAnsi="Cambria Math"/>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γ</m:t>
                  </m:r>
                </m:sub>
              </m:sSub>
              <m:sSup>
                <m:sSupPr>
                  <m:ctrlPr>
                    <w:rPr>
                      <w:rFonts w:ascii="Cambria Math" w:hAnsi="Cambria Math"/>
                    </w:rPr>
                  </m:ctrlPr>
                </m:sSupPr>
                <m:e>
                  <m:r>
                    <m:rPr>
                      <m:sty m:val="p"/>
                    </m:rPr>
                    <w:rPr>
                      <w:rFonts w:ascii="Cambria Math" w:hAnsi="Cambria Math"/>
                    </w:rPr>
                    <m:t>Δ</m:t>
                  </m:r>
                  <m:r>
                    <w:rPr>
                      <w:rFonts w:ascii="Cambria Math" w:hAnsi="Cambria Math"/>
                    </w:rPr>
                    <m:t>γ</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ρ</m:t>
                  </m:r>
                </m:sub>
              </m:sSub>
              <m:sSup>
                <m:sSupPr>
                  <m:ctrlPr>
                    <w:rPr>
                      <w:rFonts w:ascii="Cambria Math" w:hAnsi="Cambria Math"/>
                    </w:rPr>
                  </m:ctrlPr>
                </m:sSupPr>
                <m:e>
                  <m:r>
                    <m:rPr>
                      <m:sty m:val="p"/>
                    </m:rPr>
                    <w:rPr>
                      <w:rFonts w:ascii="Cambria Math" w:hAnsi="Cambria Math"/>
                    </w:rPr>
                    <m:t>Δ</m:t>
                  </m:r>
                  <m:r>
                    <w:rPr>
                      <w:rFonts w:ascii="Cambria Math" w:hAnsi="Cambria Math"/>
                    </w:rPr>
                    <m:t>ρ</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r>
                <m:rPr>
                  <m:sty m:val="p"/>
                </m:rPr>
                <w:rPr>
                  <w:rFonts w:ascii="Cambria Math" w:hAnsi="Cambria Math"/>
                </w:rPr>
                <m:t>.</m:t>
              </m:r>
              <m:r>
                <w:rPr>
                  <w:rFonts w:ascii="Cambria Math" w:hAnsi="Cambria Math"/>
                </w:rPr>
                <m:t>#</m:t>
              </m:r>
              <m:d>
                <m:dPr>
                  <m:ctrlPr>
                    <w:rPr>
                      <w:rFonts w:ascii="Cambria Math" w:hAnsi="Cambria Math"/>
                      <w:shd w:val="clear" w:color="auto" w:fill="FFFFFF"/>
                    </w:rPr>
                  </m:ctrlPr>
                </m:dPr>
                <m:e>
                  <m:r>
                    <w:rPr>
                      <w:rFonts w:ascii="Cambria Math" w:hAnsi="Cambria Math"/>
                      <w:shd w:val="clear" w:color="auto" w:fill="FFFFFF"/>
                    </w:rPr>
                    <m:t>B</m:t>
                  </m:r>
                  <m:r>
                    <m:rPr>
                      <m:sty m:val="p"/>
                    </m:rPr>
                    <w:rPr>
                      <w:rFonts w:ascii="Cambria Math" w:hAnsi="Cambria Math"/>
                      <w:shd w:val="clear" w:color="auto" w:fill="FFFFFF"/>
                    </w:rPr>
                    <m:t>2</m:t>
                  </m:r>
                </m:e>
              </m:d>
              <m:ctrlPr>
                <w:rPr>
                  <w:rFonts w:ascii="Cambria Math" w:hAnsi="Cambria Math"/>
                  <w:i/>
                  <w:iCs/>
                </w:rPr>
              </m:ctrlPr>
            </m:e>
          </m:eqArr>
        </m:oMath>
      </m:oMathPara>
    </w:p>
    <w:p w14:paraId="0AEC726C" w14:textId="77777777" w:rsidR="00BE787A" w:rsidRDefault="00BE787A" w:rsidP="00BE787A">
      <w:pPr>
        <w:pStyle w:val="MainText"/>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ρ</m:t>
            </m:r>
          </m:sub>
        </m:sSub>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γ</m:t>
            </m:r>
          </m:sub>
        </m:sSub>
      </m:oMath>
      <w:r>
        <w:t xml:space="preserve"> are the stability coefficients of the bulk phase, and </w:t>
      </w:r>
      <m:oMath>
        <m:r>
          <w:rPr>
            <w:rFonts w:ascii="Cambria Math" w:hAnsi="Cambria Math"/>
          </w:rPr>
          <m:t>b</m:t>
        </m:r>
      </m:oMath>
      <w:r>
        <w:t xml:space="preserve"> the bilinear coupling term between the density and orientation fields. </w:t>
      </w:r>
    </w:p>
    <w:p w14:paraId="2BEE3F60" w14:textId="77777777" w:rsidR="00BE787A" w:rsidRDefault="00BE787A" w:rsidP="00BE787A">
      <w:pPr>
        <w:pStyle w:val="MainText"/>
      </w:pPr>
      <w:r>
        <w:t xml:space="preserve">Minimizing the total variation </w:t>
      </w:r>
      <m:oMath>
        <m:r>
          <w:rPr>
            <w:rFonts w:ascii="Cambria Math" w:hAnsi="Cambria Math"/>
          </w:rPr>
          <m:t>δF=0</m:t>
        </m:r>
      </m:oMath>
      <w:r>
        <w:t xml:space="preserve"> and integrating the gradient terms by parts yields a system of coupled second-order differential equations for the film interior,</w:t>
      </w:r>
    </w:p>
    <w:p w14:paraId="07670995" w14:textId="0EA6A02A" w:rsidR="0023730B" w:rsidRPr="0023730B" w:rsidRDefault="008B28B3" w:rsidP="0023730B">
      <w:pPr>
        <w:pStyle w:val="MainText"/>
      </w:pPr>
      <m:oMathPara>
        <m:oMath>
          <m:eqArr>
            <m:eqArrPr>
              <m:maxDist m:val="1"/>
              <m:ctrlPr>
                <w:rPr>
                  <w:rFonts w:ascii="Cambria Math" w:hAnsi="Cambria Math"/>
                  <w:i/>
                  <w:iCs/>
                </w:rPr>
              </m:ctrlPr>
            </m:eqArrPr>
            <m:e>
              <m:sSub>
                <m:sSubPr>
                  <m:ctrlPr>
                    <w:rPr>
                      <w:rFonts w:ascii="Cambria Math" w:hAnsi="Cambria Math"/>
                    </w:rPr>
                  </m:ctrlPr>
                </m:sSubPr>
                <m:e>
                  <m:r>
                    <w:rPr>
                      <w:rFonts w:ascii="Cambria Math" w:hAnsi="Cambria Math"/>
                    </w:rPr>
                    <m:t>c</m:t>
                  </m:r>
                </m:e>
                <m:sub>
                  <m:r>
                    <w:rPr>
                      <w:rFonts w:ascii="Cambria Math" w:hAnsi="Cambria Math"/>
                    </w:rPr>
                    <m:t>ρ</m:t>
                  </m:r>
                </m:sub>
              </m:sSub>
              <m:sSup>
                <m:sSupPr>
                  <m:ctrlPr>
                    <w:rPr>
                      <w:rFonts w:ascii="Cambria Math" w:hAnsi="Cambria Math"/>
                    </w:rPr>
                  </m:ctrlPr>
                </m:sSupPr>
                <m:e>
                  <m:r>
                    <m:rPr>
                      <m:sty m:val="p"/>
                    </m:rPr>
                    <w:rPr>
                      <w:rFonts w:ascii="Cambria Math" w:hAnsi="Cambria Math"/>
                    </w:rPr>
                    <m:t>Δ</m:t>
                  </m:r>
                  <m:r>
                    <w:rPr>
                      <w:rFonts w:ascii="Cambria Math" w:hAnsi="Cambria Math"/>
                    </w:rPr>
                    <m:t>ρ</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ρ</m:t>
                  </m:r>
                </m:sub>
              </m:sSub>
              <m:r>
                <m:rPr>
                  <m:sty m:val="p"/>
                </m:rPr>
                <w:rPr>
                  <w:rFonts w:ascii="Cambria Math" w:hAnsi="Cambria Math"/>
                </w:rPr>
                <m:t>Δ</m:t>
              </m:r>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γ #</m:t>
              </m:r>
              <m:d>
                <m:dPr>
                  <m:ctrlPr>
                    <w:rPr>
                      <w:rFonts w:ascii="Cambria Math" w:hAnsi="Cambria Math"/>
                      <w:i/>
                      <w:iCs/>
                    </w:rPr>
                  </m:ctrlPr>
                </m:dPr>
                <m:e>
                  <m:r>
                    <w:rPr>
                      <w:rFonts w:ascii="Cambria Math" w:hAnsi="Cambria Math"/>
                    </w:rPr>
                    <m:t>B3</m:t>
                  </m:r>
                </m:e>
              </m:d>
              <m:ctrlPr>
                <w:rPr>
                  <w:rFonts w:ascii="Cambria Math" w:hAnsi="Cambria Math"/>
                  <w:i/>
                </w:rPr>
              </m:ctrlPr>
            </m:e>
          </m:eqArr>
          <m:r>
            <m:rPr>
              <m:sty m:val="p"/>
            </m:rPr>
            <w:rPr>
              <w:rFonts w:ascii="Cambria Math" w:hAnsi="Cambria Math"/>
            </w:rPr>
            <w:br/>
          </m:r>
        </m:oMath>
        <m:oMath>
          <m:eqArr>
            <m:eqArrPr>
              <m:maxDist m:val="1"/>
              <m:ctrlPr>
                <w:rPr>
                  <w:rFonts w:ascii="Cambria Math" w:hAnsi="Cambria Math"/>
                  <w:i/>
                  <w:iCs/>
                </w:rPr>
              </m:ctrlPr>
            </m:eqArrPr>
            <m:e>
              <m:sSub>
                <m:sSubPr>
                  <m:ctrlPr>
                    <w:rPr>
                      <w:rFonts w:ascii="Cambria Math" w:hAnsi="Cambria Math"/>
                    </w:rPr>
                  </m:ctrlPr>
                </m:sSubPr>
                <m:e>
                  <m:r>
                    <w:rPr>
                      <w:rFonts w:ascii="Cambria Math" w:hAnsi="Cambria Math"/>
                    </w:rPr>
                    <m:t>c</m:t>
                  </m:r>
                </m:e>
                <m:sub>
                  <m:r>
                    <w:rPr>
                      <w:rFonts w:ascii="Cambria Math" w:hAnsi="Cambria Math"/>
                    </w:rPr>
                    <m:t>γ</m:t>
                  </m:r>
                </m:sub>
              </m:sSub>
              <m:sSup>
                <m:sSupPr>
                  <m:ctrlPr>
                    <w:rPr>
                      <w:rFonts w:ascii="Cambria Math" w:hAnsi="Cambria Math"/>
                    </w:rPr>
                  </m:ctrlPr>
                </m:sSupPr>
                <m:e>
                  <m:r>
                    <m:rPr>
                      <m:sty m:val="p"/>
                    </m:rPr>
                    <w:rPr>
                      <w:rFonts w:ascii="Cambria Math" w:hAnsi="Cambria Math"/>
                    </w:rPr>
                    <m:t>Δ</m:t>
                  </m:r>
                  <m:r>
                    <w:rPr>
                      <w:rFonts w:ascii="Cambria Math" w:hAnsi="Cambria Math"/>
                    </w:rPr>
                    <m:t>γ</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γ</m:t>
                  </m:r>
                </m:sub>
              </m:sSub>
              <m:r>
                <m:rPr>
                  <m:sty m:val="p"/>
                </m:rPr>
                <w:rPr>
                  <w:rFonts w:ascii="Cambria Math" w:hAnsi="Cambria Math"/>
                </w:rPr>
                <m:t>Δ</m:t>
              </m:r>
              <m:r>
                <w:rPr>
                  <w:rFonts w:ascii="Cambria Math" w:hAnsi="Cambria Math"/>
                </w:rPr>
                <m:t>γ</m:t>
              </m:r>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 xml:space="preserve">ρ </m:t>
              </m:r>
              <w:bookmarkStart w:id="70" w:name="_Hlk236746444"/>
              <m:r>
                <w:rPr>
                  <w:rFonts w:ascii="Cambria Math" w:hAnsi="Cambria Math"/>
                </w:rPr>
                <m:t>#</m:t>
              </m:r>
              <m:d>
                <m:dPr>
                  <m:ctrlPr>
                    <w:rPr>
                      <w:rFonts w:ascii="Cambria Math" w:hAnsi="Cambria Math"/>
                      <w:i/>
                      <w:iCs/>
                    </w:rPr>
                  </m:ctrlPr>
                </m:dPr>
                <m:e>
                  <m:r>
                    <w:rPr>
                      <w:rFonts w:ascii="Cambria Math" w:hAnsi="Cambria Math"/>
                    </w:rPr>
                    <m:t>B4</m:t>
                  </m:r>
                </m:e>
              </m:d>
              <w:bookmarkEnd w:id="70"/>
              <m:ctrlPr>
                <w:rPr>
                  <w:rFonts w:ascii="Cambria Math" w:hAnsi="Cambria Math"/>
                  <w:i/>
                </w:rPr>
              </m:ctrlPr>
            </m:e>
          </m:eqArr>
        </m:oMath>
      </m:oMathPara>
    </w:p>
    <w:p w14:paraId="5F65853C" w14:textId="77777777" w:rsidR="00BE787A" w:rsidRDefault="00BE787A" w:rsidP="00F5752B">
      <w:pPr>
        <w:pStyle w:val="MainText"/>
        <w:ind w:firstLine="0"/>
      </w:pPr>
      <w:r>
        <w:t xml:space="preserve">with boundaries dictated by the surface free energies. To leading order in the interface fields </w:t>
      </w:r>
      <m:oMath>
        <m:r>
          <w:rPr>
            <w:rFonts w:ascii="Cambria Math" w:hAnsi="Cambria Math"/>
          </w:rPr>
          <m:t>h</m:t>
        </m:r>
      </m:oMath>
      <w:r>
        <w:t>, the boundary variation yields Robin boundary conditions, where the gradient of the order parameter is propagational to the surface field, i.e.</w:t>
      </w:r>
    </w:p>
    <w:p w14:paraId="236E9C75" w14:textId="4B9EEB89" w:rsidR="006316B5" w:rsidRPr="006316B5" w:rsidRDefault="008B28B3" w:rsidP="00231A28">
      <w:pPr>
        <w:pStyle w:val="Main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ρ</m:t>
                  </m:r>
                </m:sub>
              </m:sSub>
              <m:r>
                <m:rPr>
                  <m:sty m:val="p"/>
                </m:rPr>
                <w:rPr>
                  <w:rFonts w:ascii="Cambria Math" w:hAnsi="Cambria Math"/>
                </w:rPr>
                <m:t>Δ</m:t>
              </m:r>
              <m:sSup>
                <m:sSupPr>
                  <m:ctrlPr>
                    <w:rPr>
                      <w:rFonts w:ascii="Cambria Math" w:hAnsi="Cambria Math"/>
                      <w:i/>
                    </w:rPr>
                  </m:ctrlPr>
                </m:sSupPr>
                <m:e>
                  <m:r>
                    <w:rPr>
                      <w:rFonts w:ascii="Cambria Math" w:hAnsi="Cambria Math"/>
                    </w:rPr>
                    <m:t>ρ</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ρ</m:t>
                  </m:r>
                </m:sub>
                <m:sup>
                  <m:r>
                    <w:rPr>
                      <w:rFonts w:ascii="Cambria Math" w:hAnsi="Cambria Math"/>
                    </w:rPr>
                    <m:t>v</m:t>
                  </m:r>
                </m:sup>
              </m:sSubSup>
              <m:r>
                <w:rPr>
                  <w:rFonts w:ascii="Cambria Math" w:hAnsi="Cambria Math"/>
                </w:rPr>
                <m:t xml:space="preserve"> &amp;&amp;</m:t>
              </m:r>
              <m:sSub>
                <m:sSubPr>
                  <m:ctrlPr>
                    <w:rPr>
                      <w:rFonts w:ascii="Cambria Math" w:hAnsi="Cambria Math"/>
                      <w:i/>
                    </w:rPr>
                  </m:ctrlPr>
                </m:sSubPr>
                <m:e>
                  <m:r>
                    <w:rPr>
                      <w:rFonts w:ascii="Cambria Math" w:hAnsi="Cambria Math"/>
                    </w:rPr>
                    <m:t>c</m:t>
                  </m:r>
                </m:e>
                <m:sub>
                  <m:r>
                    <w:rPr>
                      <w:rFonts w:ascii="Cambria Math" w:hAnsi="Cambria Math"/>
                    </w:rPr>
                    <m:t>ρ</m:t>
                  </m:r>
                </m:sub>
              </m:sSub>
              <m:r>
                <m:rPr>
                  <m:sty m:val="p"/>
                </m:rPr>
                <w:rPr>
                  <w:rFonts w:ascii="Cambria Math" w:hAnsi="Cambria Math"/>
                </w:rPr>
                <m:t>Δ</m:t>
              </m:r>
              <m:sSup>
                <m:sSupPr>
                  <m:ctrlPr>
                    <w:rPr>
                      <w:rFonts w:ascii="Cambria Math" w:hAnsi="Cambria Math"/>
                      <w:i/>
                    </w:rPr>
                  </m:ctrlPr>
                </m:sSupPr>
                <m:e>
                  <m:r>
                    <w:rPr>
                      <w:rFonts w:ascii="Cambria Math" w:hAnsi="Cambria Math"/>
                    </w:rPr>
                    <m:t>ρ</m:t>
                  </m:r>
                </m:e>
                <m:sup>
                  <m:r>
                    <w:rPr>
                      <w:rFonts w:ascii="Cambria Math" w:hAnsi="Cambria Math"/>
                    </w:rPr>
                    <m:t>'</m:t>
                  </m:r>
                </m:sup>
              </m:sSup>
              <m:d>
                <m:dPr>
                  <m:ctrlPr>
                    <w:rPr>
                      <w:rFonts w:ascii="Cambria Math" w:hAnsi="Cambria Math"/>
                      <w:i/>
                    </w:rPr>
                  </m:ctrlPr>
                </m:dPr>
                <m:e>
                  <m:r>
                    <w:rPr>
                      <w:rFonts w:ascii="Cambria Math" w:hAnsi="Cambria Math"/>
                    </w:rPr>
                    <m:t>L</m:t>
                  </m:r>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ρ</m:t>
                  </m:r>
                </m:sub>
                <m:sup>
                  <m:r>
                    <w:rPr>
                      <w:rFonts w:ascii="Cambria Math" w:hAnsi="Cambria Math"/>
                    </w:rPr>
                    <m:t>Si</m:t>
                  </m:r>
                </m:sup>
              </m:sSubSup>
              <m:r>
                <w:rPr>
                  <w:rFonts w:ascii="Cambria Math" w:hAnsi="Cambria Math"/>
                </w:rPr>
                <m:t>#</m:t>
              </m:r>
              <m:d>
                <m:dPr>
                  <m:ctrlPr>
                    <w:rPr>
                      <w:rFonts w:ascii="Cambria Math" w:hAnsi="Cambria Math"/>
                      <w:i/>
                    </w:rPr>
                  </m:ctrlPr>
                </m:dPr>
                <m:e>
                  <m:r>
                    <w:rPr>
                      <w:rFonts w:ascii="Cambria Math" w:hAnsi="Cambria Math"/>
                    </w:rPr>
                    <m:t>B5</m:t>
                  </m:r>
                </m:e>
              </m:d>
            </m:e>
          </m:eqArr>
        </m:oMath>
      </m:oMathPara>
    </w:p>
    <w:p w14:paraId="44AB4979" w14:textId="02481F09" w:rsidR="00BE787A" w:rsidRDefault="00BE787A" w:rsidP="00F5752B">
      <w:pPr>
        <w:pStyle w:val="MainText"/>
        <w:ind w:firstLine="0"/>
      </w:pPr>
      <w:r>
        <w:t xml:space="preserve">and with similar form for </w:t>
      </w:r>
      <m:oMath>
        <m:r>
          <m:rPr>
            <m:sty m:val="p"/>
          </m:rPr>
          <w:rPr>
            <w:rFonts w:ascii="Cambria Math" w:hAnsi="Cambria Math"/>
          </w:rPr>
          <m:t>Δ</m:t>
        </m:r>
        <m:r>
          <w:rPr>
            <w:rFonts w:ascii="Cambria Math" w:hAnsi="Cambria Math"/>
          </w:rPr>
          <m:t>γ</m:t>
        </m:r>
      </m:oMath>
      <w:r>
        <w:t xml:space="preserve">. In the limit of strong anchoring, the surface fields </w:t>
      </w:r>
      <m:oMath>
        <m:r>
          <w:rPr>
            <w:rFonts w:ascii="Cambria Math" w:hAnsi="Cambria Math"/>
          </w:rPr>
          <m:t>h</m:t>
        </m:r>
      </m:oMath>
      <w:r>
        <w:t xml:space="preserve"> are much stronger than the bulk stiffness coefficients </w:t>
      </w:r>
      <m:oMath>
        <m:r>
          <w:rPr>
            <w:rFonts w:ascii="Cambria Math" w:hAnsi="Cambria Math"/>
          </w:rPr>
          <m:t>c/τ</m:t>
        </m:r>
      </m:oMath>
      <w:r>
        <w:t xml:space="preserve">, the system enters the Dirchlet regime. Here each interface potentials set the order parameters to fixed interfacial values, </w:t>
      </w:r>
      <m:oMath>
        <m:r>
          <m:rPr>
            <m:sty m:val="p"/>
          </m:rPr>
          <w:rPr>
            <w:rFonts w:ascii="Cambria Math" w:hAnsi="Cambria Math"/>
          </w:rPr>
          <m:t>Δ</m:t>
        </m:r>
        <m:r>
          <w:rPr>
            <w:rFonts w:ascii="Cambria Math" w:hAnsi="Cambria Math"/>
          </w:rPr>
          <m:t>ρ</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ρ</m:t>
            </m:r>
          </m:e>
          <m:sub>
            <m:r>
              <w:rPr>
                <w:rFonts w:ascii="Cambria Math" w:hAnsi="Cambria Math"/>
              </w:rPr>
              <m:t>v</m:t>
            </m:r>
          </m:sub>
        </m:sSub>
      </m:oMath>
      <w:r>
        <w:t xml:space="preserve"> and </w:t>
      </w:r>
      <m:oMath>
        <m:r>
          <m:rPr>
            <m:sty m:val="p"/>
          </m:rPr>
          <w:rPr>
            <w:rFonts w:ascii="Cambria Math" w:hAnsi="Cambria Math"/>
          </w:rPr>
          <m:t>Δ</m:t>
        </m:r>
        <m:r>
          <w:rPr>
            <w:rFonts w:ascii="Cambria Math" w:hAnsi="Cambria Math"/>
          </w:rPr>
          <m:t>ρ</m:t>
        </m:r>
        <m:d>
          <m:dPr>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ρ</m:t>
            </m:r>
          </m:e>
          <m:sub>
            <m:r>
              <w:rPr>
                <w:rFonts w:ascii="Cambria Math" w:hAnsi="Cambria Math"/>
              </w:rPr>
              <m:t>Si</m:t>
            </m:r>
          </m:sub>
        </m:sSub>
      </m:oMath>
      <w:r>
        <w:t>. Within this regime the interfaces impose an orientational state regardless of the bulk interaction, a feasible state given the known different growth modes for ZnPc films at the substrate and surface.</w:t>
      </w:r>
      <w:r>
        <w:fldChar w:fldCharType="begin"/>
      </w:r>
      <w:r w:rsidR="003661AD">
        <w:instrText xml:space="preserve"> ADDIN ZOTERO_ITEM CSL_CITATION {"citationID":"UggfQMEK","properties":{"unsorted":false,"formattedCitation":"\\uc0\\u160{}[14,42]","plainCitation":" [14,42]","noteIndex":0},"citationItems":[{"id":1719,"uris":["http://zotero.org/groups/4874203/items/ZPPI5XHE"],"itemData":{"id":1719,"type":"article-journal","abstract":"We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1903,"uris":["http://zotero.org/groups/4874203/items/WWNIAHD8"],"itemData":{"id":1903,"type":"article-journal","abstract":"We study the roughening process and morphology transition of organic semiconductor thin film induced by molecular orientation in the model of molecular semiconductor copper hexadecafluorophthalocyanine (F16CuPc) using both experiment and simulation. The growth behaviour of F16CuPc thin film with the thickness, D, on SiO2 substrate takes on two processes divided by a critical thickness: (1) D ≤ 40 nm, F16CuPc thin films are composed of uniform caterpillar-like crystals. The kinetic roughening is confirmed during this growth, which is successfully analyzed by Kardar-Parisi-Zhang (KPZ) model with scaling exponents α = 0.71 ± 0.12, β = 0.36 ± 0.03 and 1/z = 0.39 ± 0.12; (2) D &gt; 40 nm, nanobelt crystals are formed gradually on the caterpillar-like crystal surface and the film growth shows anomalous growth behaviour. These new growth behaviours with two processes result from the gradual change of molecular orientation and the formation of grain boundaries, which conversely induce new molecular orientation, rapid roughening process and the formation of nanobelt crystals.","citation-key":"yangMolecularOrientationInducedRapidRoughening2015","container-title":"Scientific Reports","DOI":"10.1038/srep09441","ISSN":"2045-2322","issue":"1","journalAbbreviation":"Sci Rep","language":"en","license":"2015 The Author(s)","page":"9441","publisher":"Nature Publishing Group","source":"www.nature.com","title":"Molecular-Orientation-Induced Rapid Roughening and Morphology Transition in Organic Semiconductor Thin-Film Growth","volume":"5","author":[{"family":"Yang","given":"Junliang"},{"family":"Yim","given":"Sanggyu"},{"family":"Jones","given":"Tim S."}],"issued":{"date-parts":[["2015",3,24]]}}}],"schema":"https://github.com/citation-style-language/schema/raw/master/csl-citation.json"} </w:instrText>
      </w:r>
      <w:r>
        <w:fldChar w:fldCharType="separate"/>
      </w:r>
      <w:r w:rsidR="003661AD" w:rsidRPr="003661AD">
        <w:rPr>
          <w:rFonts w:eastAsiaTheme="minorHAnsi"/>
          <w:kern w:val="0"/>
          <w:szCs w:val="24"/>
        </w:rPr>
        <w:t> [14,42]</w:t>
      </w:r>
      <w:r>
        <w:fldChar w:fldCharType="end"/>
      </w:r>
      <w:r>
        <w:t xml:space="preserve"> </w:t>
      </w:r>
    </w:p>
    <w:p w14:paraId="7A2E860A" w14:textId="0CF8A38D" w:rsidR="00BE787A" w:rsidRDefault="00BE787A" w:rsidP="00BE787A">
      <w:pPr>
        <w:pStyle w:val="MainText"/>
      </w:pPr>
      <w:r>
        <w:t xml:space="preserve">This system of equations may be decoupled into a normal modes problem, under the coordinate transform </w:t>
      </w:r>
      <m:oMath>
        <m:acc>
          <m:accPr>
            <m:chr m:val="̃"/>
            <m:ctrlPr>
              <w:rPr>
                <w:rFonts w:ascii="Cambria Math" w:hAnsi="Cambria Math"/>
                <w:i/>
              </w:rPr>
            </m:ctrlPr>
          </m:accPr>
          <m:e>
            <m:r>
              <m:rPr>
                <m:sty m:val="p"/>
              </m:rPr>
              <w:rPr>
                <w:rFonts w:ascii="Cambria Math" w:hAnsi="Cambria Math"/>
              </w:rPr>
              <m:t>Δ</m:t>
            </m:r>
            <m:r>
              <w:rPr>
                <w:rFonts w:ascii="Cambria Math" w:hAnsi="Cambria Math"/>
              </w:rPr>
              <m:t>ρ</m:t>
            </m:r>
          </m:e>
        </m:acc>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c</m:t>
                </m:r>
              </m:e>
              <m:sub>
                <m:r>
                  <w:rPr>
                    <w:rFonts w:ascii="Cambria Math" w:hAnsi="Cambria Math"/>
                  </w:rPr>
                  <m:t>ρ</m:t>
                </m:r>
              </m:sub>
            </m:sSub>
          </m:e>
        </m:rad>
        <m:r>
          <m:rPr>
            <m:sty m:val="p"/>
          </m:rPr>
          <w:rPr>
            <w:rFonts w:ascii="Cambria Math" w:hAnsi="Cambria Math"/>
          </w:rPr>
          <m:t>Δ</m:t>
        </m:r>
        <m:r>
          <w:rPr>
            <w:rFonts w:ascii="Cambria Math" w:hAnsi="Cambria Math"/>
          </w:rPr>
          <m:t>ρ</m:t>
        </m:r>
      </m:oMath>
      <w:r>
        <w:t xml:space="preserve"> and similar transform for </w:t>
      </w:r>
      <m:oMath>
        <m:r>
          <m:rPr>
            <m:sty m:val="p"/>
          </m:rPr>
          <w:rPr>
            <w:rFonts w:ascii="Cambria Math" w:hAnsi="Cambria Math"/>
          </w:rPr>
          <m:t>Δ</m:t>
        </m:r>
        <m:r>
          <w:rPr>
            <w:rFonts w:ascii="Cambria Math" w:hAnsi="Cambria Math"/>
          </w:rPr>
          <m:t>γ</m:t>
        </m:r>
      </m:oMath>
      <w:r>
        <w:t xml:space="preserve">. Given that the bulk represents the stable minimum, the general solution is restricted to the linear combination of exponentials decaying from the boundaries with correlation lengths </w:t>
      </w:r>
      <m:oMath>
        <m:sSub>
          <m:sSubPr>
            <m:ctrlPr>
              <w:rPr>
                <w:rFonts w:ascii="Cambria Math" w:hAnsi="Cambria Math"/>
                <w:i/>
              </w:rPr>
            </m:ctrlPr>
          </m:sSubPr>
          <m:e>
            <m:r>
              <w:rPr>
                <w:rFonts w:ascii="Cambria Math" w:hAnsi="Cambria Math"/>
              </w:rPr>
              <m:t>τ</m:t>
            </m:r>
          </m:e>
          <m:sub>
            <m:r>
              <w:rPr>
                <w:rFonts w:ascii="Cambria Math" w:hAnsi="Cambria Math"/>
              </w:rPr>
              <m:t>±</m:t>
            </m:r>
          </m:sub>
        </m:sSub>
      </m:oMath>
      <w:r>
        <w:t xml:space="preserve"> derived from the eigenvalues of the coupled system. When the orientation and density coupling is nonzer</w:t>
      </w:r>
      <w:r w:rsidR="00EC18C9">
        <w:t>o</w:t>
      </w:r>
      <w:r>
        <w:t>, these correlation lengths are shared between the order parameters. As each interface bears its unique interactions that dictate this coherence length, we assume that each interface is dominated by a single mode. The interface gradient model used in the main text satisfies these conditions,</w:t>
      </w:r>
    </w:p>
    <w:p w14:paraId="35D07CE0" w14:textId="49AA3E31" w:rsidR="00E00CF1" w:rsidRPr="00E00CF1" w:rsidRDefault="008B28B3" w:rsidP="00E00CF1">
      <w:pPr>
        <w:pStyle w:val="MainText"/>
      </w:pPr>
      <m:oMathPara>
        <m:oMathParaPr>
          <m:jc m:val="center"/>
        </m:oMathParaPr>
        <m:oMath>
          <m:eqArr>
            <m:eqArrPr>
              <m:maxDist m:val="1"/>
              <m:ctrlPr>
                <w:rPr>
                  <w:rFonts w:ascii="Cambria Math" w:hAnsi="Cambria Math"/>
                </w:rPr>
              </m:ctrlPr>
            </m:eqArrPr>
            <m:e>
              <m:r>
                <m:rPr>
                  <m:sty m:val="p"/>
                </m:rPr>
                <w:rPr>
                  <w:rFonts w:ascii="Cambria Math" w:hAnsi="Cambria Math"/>
                </w:rPr>
                <m:t>Δ</m:t>
              </m:r>
              <m:r>
                <w:rPr>
                  <w:rFonts w:ascii="Cambria Math" w:hAnsi="Cambria Math"/>
                </w:rPr>
                <m:t>ρ</m:t>
              </m:r>
              <m:d>
                <m:dPr>
                  <m:ctrlPr>
                    <w:rPr>
                      <w:rFonts w:ascii="Cambria Math" w:hAnsi="Cambria Math"/>
                    </w:rPr>
                  </m:ctrlPr>
                </m:dPr>
                <m:e>
                  <m:r>
                    <w:rPr>
                      <w:rFonts w:ascii="Cambria Math" w:hAnsi="Cambria Math"/>
                    </w:rPr>
                    <m:t>z</m:t>
                  </m:r>
                </m:e>
              </m:d>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v</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r>
                            <w:rPr>
                              <w:rFonts w:ascii="Cambria Math" w:hAnsi="Cambria Math"/>
                            </w:rPr>
                            <m:t>ac</m:t>
                          </m:r>
                        </m:sub>
                      </m:sSub>
                    </m:e>
                  </m:d>
                </m:e>
              </m:func>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Si</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Si</m:t>
                          </m:r>
                        </m:sub>
                      </m:sSub>
                    </m:e>
                  </m:d>
                </m:e>
              </m:func>
              <m:r>
                <w:rPr>
                  <w:rFonts w:ascii="Cambria Math" w:hAnsi="Cambria Math"/>
                </w:rPr>
                <m:t>#</m:t>
              </m:r>
              <m:d>
                <m:dPr>
                  <m:ctrlPr>
                    <w:rPr>
                      <w:rFonts w:ascii="Cambria Math" w:hAnsi="Cambria Math"/>
                    </w:rPr>
                  </m:ctrlPr>
                </m:dPr>
                <m:e>
                  <m:r>
                    <m:rPr>
                      <m:sty m:val="p"/>
                    </m:rPr>
                    <w:rPr>
                      <w:rFonts w:ascii="Cambria Math" w:hAnsi="Cambria Math"/>
                    </w:rPr>
                    <m:t>B6</m:t>
                  </m:r>
                </m:e>
              </m:d>
              <m:ctrlPr>
                <w:rPr>
                  <w:rFonts w:ascii="Cambria Math" w:hAnsi="Cambria Math"/>
                  <w:i/>
                </w:rPr>
              </m:ctrlPr>
            </m:e>
          </m:eqArr>
          <m:r>
            <m:rPr>
              <m:sty m:val="p"/>
            </m:rPr>
            <w:rPr>
              <w:rFonts w:ascii="Cambria Math" w:hAnsi="Cambria Math"/>
            </w:rPr>
            <w:br/>
          </m:r>
        </m:oMath>
        <m:oMath>
          <m:eqArr>
            <m:eqArrPr>
              <m:maxDist m:val="1"/>
              <m:ctrlPr>
                <w:rPr>
                  <w:rFonts w:ascii="Cambria Math" w:hAnsi="Cambria Math"/>
                </w:rPr>
              </m:ctrlPr>
            </m:eqArrPr>
            <m:e>
              <m:r>
                <m:rPr>
                  <m:sty m:val="p"/>
                </m:rPr>
                <w:rPr>
                  <w:rFonts w:ascii="Cambria Math" w:hAnsi="Cambria Math"/>
                </w:rPr>
                <m:t>Δ</m:t>
              </m:r>
              <m:r>
                <w:rPr>
                  <w:rFonts w:ascii="Cambria Math" w:hAnsi="Cambria Math"/>
                </w:rPr>
                <m:t>γ</m:t>
              </m:r>
              <m:d>
                <m:dPr>
                  <m:ctrlPr>
                    <w:rPr>
                      <w:rFonts w:ascii="Cambria Math" w:hAnsi="Cambria Math"/>
                    </w:rPr>
                  </m:ctrlPr>
                </m:dPr>
                <m:e>
                  <m:r>
                    <w:rPr>
                      <w:rFonts w:ascii="Cambria Math" w:hAnsi="Cambria Math"/>
                    </w:rPr>
                    <m:t>z</m:t>
                  </m:r>
                </m:e>
              </m:d>
              <m:r>
                <m:rPr>
                  <m:sty m:val="p"/>
                </m:rP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v</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r>
                            <w:rPr>
                              <w:rFonts w:ascii="Cambria Math" w:hAnsi="Cambria Math"/>
                            </w:rPr>
                            <m:t>ac</m:t>
                          </m:r>
                        </m:sub>
                      </m:sSub>
                    </m:e>
                  </m:d>
                </m:e>
              </m:func>
              <m:r>
                <m:rPr>
                  <m:sty m:val="p"/>
                </m:rP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Si</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Si</m:t>
                          </m:r>
                        </m:sub>
                      </m:sSub>
                    </m:e>
                  </m:d>
                </m:e>
              </m:func>
              <m:r>
                <m:rPr>
                  <m:sty m:val="p"/>
                </m:rPr>
                <w:rPr>
                  <w:rFonts w:ascii="Cambria Math" w:hAnsi="Cambria Math"/>
                </w:rPr>
                <m:t xml:space="preserve"> </m:t>
              </m:r>
              <m:r>
                <w:rPr>
                  <w:rFonts w:ascii="Cambria Math" w:hAnsi="Cambria Math"/>
                </w:rPr>
                <m:t>#</m:t>
              </m:r>
              <m:d>
                <m:dPr>
                  <m:ctrlPr>
                    <w:rPr>
                      <w:rFonts w:ascii="Cambria Math" w:hAnsi="Cambria Math"/>
                    </w:rPr>
                  </m:ctrlPr>
                </m:dPr>
                <m:e>
                  <m:r>
                    <m:rPr>
                      <m:sty m:val="p"/>
                    </m:rPr>
                    <w:rPr>
                      <w:rFonts w:ascii="Cambria Math" w:hAnsi="Cambria Math"/>
                    </w:rPr>
                    <m:t>B7</m:t>
                  </m:r>
                </m:e>
              </m:d>
              <m:ctrlPr>
                <w:rPr>
                  <w:rFonts w:ascii="Cambria Math" w:hAnsi="Cambria Math"/>
                  <w:i/>
                </w:rPr>
              </m:ctrlPr>
            </m:e>
          </m:eqArr>
        </m:oMath>
      </m:oMathPara>
    </w:p>
    <w:p w14:paraId="54E33D64" w14:textId="670ADEF6" w:rsidR="007320F9" w:rsidRDefault="00BE787A" w:rsidP="00BE787A">
      <w:pPr>
        <w:pStyle w:val="MainText"/>
      </w:pPr>
      <w:r>
        <w:t xml:space="preserve">While this model is congruent with the continuous reorientation under an evolving growth front, it remains an empirical approximation of the underlying interfacial physics. A more rigorous determination of the anchoring potentials would require a detailed investigation of the boundary conditions, specifically whether the system is governed by Dirichlet or Robin boundaries as this determines the relationship between exponential amplitudes and the interfacial potentials. Furthermore, this model assumes a continuous structural relaxation; however, it is possible that the molecular realignment </w:t>
      </w:r>
      <w:r w:rsidR="004D01C3">
        <w:t xml:space="preserve">across the interface occurs under a different mechanism than </w:t>
      </w:r>
      <w:r w:rsidR="004D01C3">
        <w:lastRenderedPageBreak/>
        <w:t>described here requiring a different theoretical basis. These challenges may be resolved in future work that i</w:t>
      </w:r>
      <w:r w:rsidR="00A2713B">
        <w:t xml:space="preserve">ntegrates multiple techniques together with PXR to understand these surface interactions. </w:t>
      </w:r>
    </w:p>
    <w:p w14:paraId="67D21EB0" w14:textId="77777777" w:rsidR="007320F9" w:rsidRDefault="007320F9">
      <w:pPr>
        <w:tabs>
          <w:tab w:val="clear" w:pos="360"/>
        </w:tabs>
        <w:spacing w:after="160" w:line="259" w:lineRule="auto"/>
        <w:ind w:firstLine="0"/>
        <w:jc w:val="left"/>
      </w:pPr>
      <w:r>
        <w:br w:type="page"/>
      </w:r>
    </w:p>
    <w:p w14:paraId="23A3E6A2" w14:textId="2CB70DC8" w:rsidR="00AE7941" w:rsidRPr="00AE7941" w:rsidRDefault="00AE7941" w:rsidP="007320F9">
      <w:pPr>
        <w:pStyle w:val="MainText"/>
        <w:ind w:firstLine="0"/>
        <w:rPr>
          <w:i/>
          <w:iCs/>
          <w:shd w:val="clear" w:color="auto" w:fill="FFFFFF"/>
        </w:rPr>
        <w:sectPr w:rsidR="00AE7941" w:rsidRPr="00AE7941" w:rsidSect="007C45F9">
          <w:type w:val="continuous"/>
          <w:pgSz w:w="12240" w:h="15840"/>
          <w:pgMar w:top="720" w:right="720" w:bottom="720" w:left="720" w:header="720" w:footer="720" w:gutter="0"/>
          <w:cols w:num="2" w:space="576"/>
          <w:docGrid w:linePitch="360"/>
        </w:sectPr>
      </w:pPr>
    </w:p>
    <w:p w14:paraId="4433C371" w14:textId="3293FD62" w:rsidR="005B1096" w:rsidRPr="008370C5" w:rsidRDefault="005B1096" w:rsidP="008370C5">
      <w:pPr>
        <w:pStyle w:val="Title"/>
      </w:pPr>
      <w:r w:rsidRPr="008370C5">
        <w:lastRenderedPageBreak/>
        <w:t>Supporting Information</w:t>
      </w:r>
    </w:p>
    <w:p w14:paraId="10DD9BB2" w14:textId="77777777" w:rsidR="009A2187" w:rsidRPr="00085542" w:rsidRDefault="009A2187" w:rsidP="009A2187">
      <w:pPr>
        <w:pStyle w:val="NoSpacing"/>
      </w:pPr>
      <w:r w:rsidRPr="00085542">
        <w:t>Harlan Heilman</w:t>
      </w:r>
      <w:r w:rsidRPr="00085542">
        <w:rPr>
          <w:vertAlign w:val="superscript"/>
        </w:rPr>
        <w:t>1</w:t>
      </w:r>
      <w:r w:rsidRPr="00085542">
        <w:t>, Emily Biegler</w:t>
      </w:r>
      <w:r w:rsidRPr="00085542">
        <w:rPr>
          <w:vertAlign w:val="superscript"/>
        </w:rPr>
        <w:t>1</w:t>
      </w:r>
      <w:r w:rsidRPr="00085542">
        <w:t xml:space="preserve">, </w:t>
      </w:r>
      <w:r>
        <w:t xml:space="preserve">Sushil </w:t>
      </w:r>
      <w:r w:rsidRPr="00224ADB">
        <w:t>Adhikari</w:t>
      </w:r>
      <w:r>
        <w:rPr>
          <w:vertAlign w:val="superscript"/>
        </w:rPr>
        <w:t>1</w:t>
      </w:r>
      <w:r>
        <w:t xml:space="preserve">, </w:t>
      </w:r>
      <w:r w:rsidRPr="00085542">
        <w:t>Victor Murcia</w:t>
      </w:r>
      <w:r w:rsidRPr="00085542">
        <w:rPr>
          <w:vertAlign w:val="superscript"/>
        </w:rPr>
        <w:t>2</w:t>
      </w:r>
      <w:r w:rsidRPr="00085542">
        <w:t>, Tanner Melody</w:t>
      </w:r>
      <w:r w:rsidRPr="00085542">
        <w:rPr>
          <w:vertAlign w:val="superscript"/>
        </w:rPr>
        <w:t>1</w:t>
      </w:r>
      <w:r w:rsidRPr="00085542">
        <w:t>, Fred Woodall</w:t>
      </w:r>
      <w:r w:rsidRPr="00085542">
        <w:rPr>
          <w:vertAlign w:val="superscript"/>
        </w:rPr>
        <w:t>1</w:t>
      </w:r>
      <w:r w:rsidRPr="00085542">
        <w:t xml:space="preserve">, </w:t>
      </w:r>
      <w:r>
        <w:t>Lars Thompson</w:t>
      </w:r>
      <w:r>
        <w:rPr>
          <w:vertAlign w:val="superscript"/>
        </w:rPr>
        <w:t>3</w:t>
      </w:r>
      <w:r>
        <w:t xml:space="preserve">, </w:t>
      </w:r>
      <w:r w:rsidRPr="00085542">
        <w:t>Obaid Alqahtani</w:t>
      </w:r>
      <w:r w:rsidRPr="00085542">
        <w:rPr>
          <w:vertAlign w:val="superscript"/>
        </w:rPr>
        <w:t>2,</w:t>
      </w:r>
      <w:r>
        <w:rPr>
          <w:vertAlign w:val="superscript"/>
        </w:rPr>
        <w:t>4</w:t>
      </w:r>
      <w:r w:rsidRPr="00085542">
        <w:t>, Brian A. Collins</w:t>
      </w:r>
      <w:r w:rsidRPr="00085542">
        <w:rPr>
          <w:vertAlign w:val="superscript"/>
        </w:rPr>
        <w:t>1,2*</w:t>
      </w:r>
    </w:p>
    <w:p w14:paraId="20AAC6BF" w14:textId="77777777" w:rsidR="009A2187" w:rsidRPr="0071122D" w:rsidRDefault="009A2187" w:rsidP="009A2187">
      <w:pPr>
        <w:pStyle w:val="Affiliations"/>
      </w:pPr>
      <w:r w:rsidRPr="007F57E9">
        <w:rPr>
          <w:vertAlign w:val="superscript"/>
        </w:rPr>
        <w:t>1</w:t>
      </w:r>
      <w:r w:rsidRPr="0071122D">
        <w:t>Department of Physics and Astronomy, Washington State University, Pullman, Washington 99164, USA</w:t>
      </w:r>
    </w:p>
    <w:p w14:paraId="52974103" w14:textId="77777777" w:rsidR="009A2187" w:rsidRDefault="009A2187" w:rsidP="009A2187">
      <w:pPr>
        <w:pStyle w:val="Affiliations"/>
      </w:pPr>
      <w:r w:rsidRPr="007F57E9">
        <w:rPr>
          <w:vertAlign w:val="superscript"/>
        </w:rPr>
        <w:t>2</w:t>
      </w:r>
      <w:r w:rsidRPr="0071122D">
        <w:t>Department of Materials Science and Engineering, Washington State University, Pullman, Washington 99164, USA</w:t>
      </w:r>
    </w:p>
    <w:p w14:paraId="0FA5EFB4" w14:textId="77777777" w:rsidR="009A2187" w:rsidRDefault="009A2187" w:rsidP="009A2187">
      <w:pPr>
        <w:pStyle w:val="Affiliations"/>
      </w:pPr>
      <w:r>
        <w:rPr>
          <w:vertAlign w:val="superscript"/>
        </w:rPr>
        <w:t>3</w:t>
      </w:r>
      <w:r>
        <w:t>Australian Synchrotron, ANSTO, Clayton, VIC, Australia</w:t>
      </w:r>
    </w:p>
    <w:p w14:paraId="6BE9772C" w14:textId="77777777" w:rsidR="009A2187" w:rsidRPr="0071122D" w:rsidRDefault="009A2187" w:rsidP="009A2187">
      <w:pPr>
        <w:pStyle w:val="Affiliations"/>
      </w:pPr>
      <w:r w:rsidRPr="007F57E9">
        <w:rPr>
          <w:vertAlign w:val="superscript"/>
        </w:rPr>
        <w:t>4</w:t>
      </w:r>
      <w:r w:rsidRPr="0071122D">
        <w:t xml:space="preserve">Department of Physics, Prince Satam bin </w:t>
      </w:r>
      <w:r w:rsidRPr="007F57E9">
        <w:t>Abdulaziz</w:t>
      </w:r>
      <w:r w:rsidRPr="0071122D">
        <w:t xml:space="preserve"> University, Alkharj 11942, KSA</w:t>
      </w:r>
    </w:p>
    <w:p w14:paraId="41479A93" w14:textId="77777777" w:rsidR="009A2187" w:rsidRDefault="009A2187" w:rsidP="007F57E9">
      <w:pPr>
        <w:rPr>
          <w:shd w:val="clear" w:color="auto" w:fill="FFFFFF"/>
        </w:rPr>
      </w:pPr>
    </w:p>
    <w:p w14:paraId="287030A8" w14:textId="77777777" w:rsidR="009A2187" w:rsidRPr="008D3035" w:rsidRDefault="009A2187" w:rsidP="007F57E9">
      <w:pPr>
        <w:rPr>
          <w:shd w:val="clear" w:color="auto" w:fill="FFFFFF"/>
        </w:rPr>
        <w:sectPr w:rsidR="009A2187" w:rsidRPr="008D3035" w:rsidSect="005B1096">
          <w:type w:val="continuous"/>
          <w:pgSz w:w="12240" w:h="15840"/>
          <w:pgMar w:top="720" w:right="720" w:bottom="720" w:left="720" w:header="720" w:footer="720" w:gutter="0"/>
          <w:cols w:space="576"/>
          <w:docGrid w:linePitch="360"/>
        </w:sectPr>
      </w:pPr>
    </w:p>
    <w:p w14:paraId="1DE557AE" w14:textId="6EFECAAA" w:rsidR="005B1096" w:rsidRPr="00CA38D5" w:rsidRDefault="00641618" w:rsidP="00D22905">
      <w:pPr>
        <w:pStyle w:val="Heading1"/>
      </w:pPr>
      <w:r w:rsidRPr="00CA38D5">
        <w:t xml:space="preserve"> </w:t>
      </w:r>
      <w:r w:rsidR="005B1096" w:rsidRPr="00CA38D5">
        <w:t>DFT Methods</w:t>
      </w:r>
    </w:p>
    <w:p w14:paraId="190D4C60" w14:textId="46DA69AE" w:rsidR="005B1096" w:rsidRDefault="005B1096" w:rsidP="007F57E9">
      <w:pPr>
        <w:pStyle w:val="MainText"/>
        <w:rPr>
          <w:shd w:val="clear" w:color="auto" w:fill="FFFFFF"/>
        </w:rPr>
      </w:pPr>
      <w:r w:rsidRPr="008D3035">
        <w:rPr>
          <w:shd w:val="clear" w:color="auto" w:fill="FFFFFF"/>
        </w:rPr>
        <w:t>A time independent transition potential calculation using the StoBe library was performed on a single molecule of ZnPc</w:t>
      </w:r>
      <w:r w:rsidR="00744F26">
        <w:rPr>
          <w:shd w:val="clear" w:color="auto" w:fill="FFFFFF"/>
        </w:rPr>
        <w:t xml:space="preserve">. A HCH approach sets the manifold of transition energies, along with each TDM and </w:t>
      </w:r>
      <w:r w:rsidR="005C5971">
        <w:rPr>
          <w:shd w:val="clear" w:color="auto" w:fill="FFFFFF"/>
        </w:rPr>
        <w:t xml:space="preserve">oscillator strength, while the </w:t>
      </w:r>
      <m:oMath>
        <m:r>
          <m:rPr>
            <m:sty m:val="p"/>
          </m:rPr>
          <w:rPr>
            <w:rFonts w:ascii="Cambria Math" w:hAnsi="Cambria Math"/>
            <w:shd w:val="clear" w:color="auto" w:fill="FFFFFF"/>
          </w:rPr>
          <m:t>Δ</m:t>
        </m:r>
        <m:r>
          <w:rPr>
            <w:rFonts w:ascii="Cambria Math" w:hAnsi="Cambria Math"/>
            <w:shd w:val="clear" w:color="auto" w:fill="FFFFFF"/>
          </w:rPr>
          <m:t xml:space="preserve">KS </m:t>
        </m:r>
      </m:oMath>
      <w:r w:rsidR="005C5971">
        <w:rPr>
          <w:shd w:val="clear" w:color="auto" w:fill="FFFFFF"/>
        </w:rPr>
        <w:t>method is used to fix</w:t>
      </w:r>
      <w:r w:rsidR="00605900">
        <w:rPr>
          <w:shd w:val="clear" w:color="auto" w:fill="FFFFFF"/>
        </w:rPr>
        <w:t xml:space="preserve"> the absolute energy associated with each transition. </w:t>
      </w:r>
      <w:r w:rsidRPr="008D3035">
        <w:rPr>
          <w:shd w:val="clear" w:color="auto" w:fill="FFFFFF"/>
        </w:rPr>
        <w:t>For details see our previous work.</w:t>
      </w:r>
      <w:r w:rsidRPr="008D3035">
        <w:rPr>
          <w:shd w:val="clear" w:color="auto" w:fill="FFFFFF"/>
        </w:rPr>
        <w:fldChar w:fldCharType="begin"/>
      </w:r>
      <w:r w:rsidR="003661AD">
        <w:rPr>
          <w:shd w:val="clear" w:color="auto" w:fill="FFFFFF"/>
        </w:rPr>
        <w:instrText xml:space="preserve"> ADDIN ZOTERO_ITEM CSL_CITATION {"citationID":"ZgQQYHVM","properties":{"formattedCitation":"\\uc0\\u160{}[28]","plainCitation":" [28]","noteIndex":0},"citationItems":[{"id":387,"uris":["http://zotero.org/groups/4874203/items/9Y5SGKRI"],"itemData":{"id":387,"type":"article","abstract":"X-ray scattering at the carbon absorption edge is uniquely sensitive to local molecular bond identity and orientation in organic nanostructures, encoded as a function of photon energy and polarization. However, quantitative analysis is precluded due to the lack of accurate optical models with bond and orientation specificity. We generate such a model through an algorithm that parameterizes and refines density functional theory calculations with angle-resolved absorbance spectroscopy measurements. The resulting optical tensor is shown to reproduce data from samples with domains of different orientation and crystalline packing, enabling label-free orientation analyses of individual chemical moieties within molecular nanostructures using resonant X-rays.","citation-key":"murciaQuantitativeBondtraceableResonant2025","DOI":"10.48550/arXiv.2509.01734","note":"arXiv:2509.01734 [cond-mat]","number":"arXiv:2509.01734","publisher":"arXiv","source":"arXiv.org","title":"Quantitative and bond-traceable resonant X-ray optical tensors of organic molecules","URL":"http://arxiv.org/abs/2509.01734","author":[{"family":"Murcia","given":"Victor"},{"family":"Alqahtani","given":"Obaid"},{"family":"Heilman","given":"Harlan"},{"family":"Collins","given":"Brian A."}],"accessed":{"date-parts":[["2025",9,30]]},"issued":{"date-parts":[["2025",9,1]]}}}],"schema":"https://github.com/citation-style-language/schema/raw/master/csl-citation.json"} </w:instrText>
      </w:r>
      <w:r w:rsidRPr="008D3035">
        <w:rPr>
          <w:shd w:val="clear" w:color="auto" w:fill="FFFFFF"/>
        </w:rPr>
        <w:fldChar w:fldCharType="separate"/>
      </w:r>
      <w:r w:rsidR="003661AD" w:rsidRPr="003661AD">
        <w:rPr>
          <w:rFonts w:eastAsiaTheme="minorHAnsi"/>
          <w:kern w:val="0"/>
          <w:szCs w:val="24"/>
        </w:rPr>
        <w:t> [28]</w:t>
      </w:r>
      <w:r w:rsidRPr="008D3035">
        <w:rPr>
          <w:shd w:val="clear" w:color="auto" w:fill="FFFFFF"/>
        </w:rPr>
        <w:fldChar w:fldCharType="end"/>
      </w:r>
      <w:r w:rsidRPr="008D3035">
        <w:rPr>
          <w:shd w:val="clear" w:color="auto" w:fill="FFFFFF"/>
        </w:rPr>
        <w:t xml:space="preserve"> </w:t>
      </w:r>
      <w:r w:rsidR="00A15D97">
        <w:rPr>
          <w:shd w:val="clear" w:color="auto" w:fill="FFFFFF"/>
        </w:rPr>
        <w:t xml:space="preserve">The molecular geometry was extracted from a crystallographic structure file (.cif) </w:t>
      </w:r>
      <w:r w:rsidR="00C346A1">
        <w:rPr>
          <w:shd w:val="clear" w:color="auto" w:fill="FFFFFF"/>
        </w:rPr>
        <w:t>as it produce</w:t>
      </w:r>
      <w:r w:rsidR="00805A33">
        <w:rPr>
          <w:shd w:val="clear" w:color="auto" w:fill="FFFFFF"/>
        </w:rPr>
        <w:t>d results with a higher initial agreement to experiment compared to thermodynamically relaxed structures</w:t>
      </w:r>
      <w:r w:rsidR="00BB3671">
        <w:rPr>
          <w:shd w:val="clear" w:color="auto" w:fill="FFFFFF"/>
        </w:rPr>
        <w:t xml:space="preserve">, or those relaxed from </w:t>
      </w:r>
      <w:r w:rsidR="002A3D1C">
        <w:rPr>
          <w:shd w:val="clear" w:color="auto" w:fill="FFFFFF"/>
        </w:rPr>
        <w:t xml:space="preserve">molecular force fields. </w:t>
      </w:r>
    </w:p>
    <w:p w14:paraId="2DCE4206" w14:textId="77777777" w:rsidR="007E159D" w:rsidRDefault="00AF0B3D" w:rsidP="007E159D">
      <w:pPr>
        <w:keepNext/>
        <w:jc w:val="center"/>
      </w:pPr>
      <w:r>
        <w:rPr>
          <w:noProof/>
          <w:shd w:val="clear" w:color="auto" w:fill="FFFFFF"/>
        </w:rPr>
        <w:drawing>
          <wp:inline distT="0" distB="0" distL="0" distR="0" wp14:anchorId="51BE9446" wp14:editId="5C08D4A1">
            <wp:extent cx="2134008" cy="823117"/>
            <wp:effectExtent l="0" t="0" r="0" b="2540"/>
            <wp:docPr id="942465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5430"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34008" cy="823117"/>
                    </a:xfrm>
                    <a:prstGeom prst="rect">
                      <a:avLst/>
                    </a:prstGeom>
                  </pic:spPr>
                </pic:pic>
              </a:graphicData>
            </a:graphic>
          </wp:inline>
        </w:drawing>
      </w:r>
    </w:p>
    <w:p w14:paraId="02A5454B" w14:textId="72C3B092" w:rsidR="00F9551B" w:rsidRDefault="00C05D69" w:rsidP="007E159D">
      <w:pPr>
        <w:pStyle w:val="Caption"/>
        <w:ind w:firstLine="0"/>
      </w:pPr>
      <w:r>
        <w:t xml:space="preserve">FIG. </w:t>
      </w:r>
      <w:r w:rsidR="007E159D" w:rsidRPr="00C05D69">
        <w:t>S</w:t>
      </w:r>
      <w:r w:rsidR="007E159D" w:rsidRPr="00C05D69">
        <w:fldChar w:fldCharType="begin"/>
      </w:r>
      <w:r w:rsidR="007E159D" w:rsidRPr="00C05D69">
        <w:instrText xml:space="preserve"> SEQ S \* ARABIC </w:instrText>
      </w:r>
      <w:r w:rsidR="007E159D" w:rsidRPr="00C05D69">
        <w:fldChar w:fldCharType="separate"/>
      </w:r>
      <w:r w:rsidR="003F2334" w:rsidRPr="00C05D69">
        <w:rPr>
          <w:noProof/>
        </w:rPr>
        <w:t>1</w:t>
      </w:r>
      <w:r w:rsidR="007E159D" w:rsidRPr="00C05D69">
        <w:fldChar w:fldCharType="end"/>
      </w:r>
      <w:r w:rsidR="007E159D">
        <w:t xml:space="preserve"> </w:t>
      </w:r>
      <w:r w:rsidR="007E159D" w:rsidRPr="00064E2B">
        <w:t>Schematic of the ZnPc molecule with the molecular reference frame axes superimposed and the labels for the chemically unique excitation centers used in the DFT calculation.</w:t>
      </w:r>
    </w:p>
    <w:p w14:paraId="12A8B952" w14:textId="77777777" w:rsidR="006B0D96" w:rsidRDefault="005D5213" w:rsidP="006B0D96">
      <w:pPr>
        <w:pStyle w:val="Caption"/>
        <w:keepNext/>
        <w:jc w:val="center"/>
      </w:pPr>
      <w:r w:rsidRPr="00F3570F">
        <w:rPr>
          <w:noProof/>
          <w:shd w:val="clear" w:color="auto" w:fill="FFFFFF"/>
        </w:rPr>
        <w:drawing>
          <wp:inline distT="0" distB="0" distL="0" distR="0" wp14:anchorId="153996DB" wp14:editId="22AE0A7E">
            <wp:extent cx="2138738" cy="2223247"/>
            <wp:effectExtent l="0" t="0" r="0" b="0"/>
            <wp:docPr id="27" name="Picture 26">
              <a:extLst xmlns:a="http://schemas.openxmlformats.org/drawingml/2006/main">
                <a:ext uri="{FF2B5EF4-FFF2-40B4-BE49-F238E27FC236}">
                  <a16:creationId xmlns:a16="http://schemas.microsoft.com/office/drawing/2014/main" id="{6202B325-0AB7-90E7-FFB1-58A567A21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6202B325-0AB7-90E7-FFB1-58A567A2181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46767" cy="2231593"/>
                    </a:xfrm>
                    <a:prstGeom prst="rect">
                      <a:avLst/>
                    </a:prstGeom>
                  </pic:spPr>
                </pic:pic>
              </a:graphicData>
            </a:graphic>
          </wp:inline>
        </w:drawing>
      </w:r>
    </w:p>
    <w:p w14:paraId="4BF16F12" w14:textId="571F669A" w:rsidR="006C57F5" w:rsidRDefault="00C05D69" w:rsidP="006B0D96">
      <w:pPr>
        <w:pStyle w:val="MainText"/>
        <w:ind w:firstLine="0"/>
      </w:pPr>
      <w:r>
        <w:t xml:space="preserve">FIG. </w:t>
      </w:r>
      <w:r w:rsidR="006B0D96" w:rsidRPr="00C05D69">
        <w:t>S</w:t>
      </w:r>
      <w:r w:rsidR="006B0D96" w:rsidRPr="00C05D69">
        <w:fldChar w:fldCharType="begin"/>
      </w:r>
      <w:r w:rsidR="006B0D96" w:rsidRPr="00C05D69">
        <w:instrText xml:space="preserve"> SEQ S \* ARABIC </w:instrText>
      </w:r>
      <w:r w:rsidR="006B0D96" w:rsidRPr="00C05D69">
        <w:fldChar w:fldCharType="separate"/>
      </w:r>
      <w:r w:rsidR="003F2334" w:rsidRPr="00C05D69">
        <w:rPr>
          <w:noProof/>
        </w:rPr>
        <w:t>2</w:t>
      </w:r>
      <w:r w:rsidR="006B0D96" w:rsidRPr="00C05D69">
        <w:fldChar w:fldCharType="end"/>
      </w:r>
      <w:r w:rsidR="006B0D96">
        <w:t xml:space="preserve"> </w:t>
      </w:r>
      <w:r w:rsidR="006B0D96" w:rsidRPr="00E43CCA">
        <w:t>Raw pre clustered DFT results compared with experimental magic angle NEXAFS spectroscopy collected at ANSTO SXR beamline.</w:t>
      </w:r>
    </w:p>
    <w:p w14:paraId="7C943E5D" w14:textId="1F5C7D6B" w:rsidR="00F3570F" w:rsidRDefault="002A3D1C" w:rsidP="007F57E9">
      <w:pPr>
        <w:pStyle w:val="MainText"/>
      </w:pPr>
      <w:r>
        <w:t xml:space="preserve">Using this structure, we chose the four carbon atoms labeled in Si 1 as the excitation centers, performing the DFT calculation for each. </w:t>
      </w:r>
      <w:r w:rsidR="00D25323">
        <w:t xml:space="preserve">Calculations using </w:t>
      </w:r>
      <w:r w:rsidR="00632692">
        <w:t xml:space="preserve">the entire outer wing of the molecule where tried, along with those simulating a half of the </w:t>
      </w:r>
      <w:r w:rsidR="009F532B">
        <w:t>molecular</w:t>
      </w:r>
      <w:r w:rsidR="00632692">
        <w:t xml:space="preserve"> carbons. Both produced similar results</w:t>
      </w:r>
      <w:r w:rsidR="009F532B">
        <w:t xml:space="preserve">, while </w:t>
      </w:r>
      <w:r w:rsidR="00E018BD">
        <w:t xml:space="preserve">further expanding the dimensionality. Here we demonstrate that a reduced set of excitation </w:t>
      </w:r>
      <w:r w:rsidR="00D25323">
        <w:t>reproduces</w:t>
      </w:r>
      <w:r>
        <w:t xml:space="preserve"> the entire</w:t>
      </w:r>
      <w:r w:rsidR="00D25323">
        <w:t xml:space="preserve"> set of transitions possible for </w:t>
      </w:r>
      <w:r w:rsidR="00D25323">
        <w:t>molecular ZnPc</w:t>
      </w:r>
      <w:r w:rsidR="00315144">
        <w:t>, and though clustering provides an optical model that is useful for scattering analysis</w:t>
      </w:r>
      <w:r w:rsidR="005D5213">
        <w:t xml:space="preserve">. </w:t>
      </w:r>
    </w:p>
    <w:p w14:paraId="3A9B27D4" w14:textId="4A5F1834" w:rsidR="005B1096" w:rsidRPr="006166D2" w:rsidRDefault="005B1096" w:rsidP="00D22905">
      <w:pPr>
        <w:pStyle w:val="Heading2"/>
      </w:pPr>
      <w:r w:rsidRPr="006166D2">
        <w:t>Clustering</w:t>
      </w:r>
      <w:r w:rsidR="00F250D6" w:rsidRPr="006166D2">
        <w:t xml:space="preserve"> and Refinement</w:t>
      </w:r>
    </w:p>
    <w:p w14:paraId="78B0F07A" w14:textId="77777777" w:rsidR="006B0D96" w:rsidRDefault="009B7A6B" w:rsidP="006B0D96">
      <w:pPr>
        <w:keepNext/>
        <w:jc w:val="center"/>
      </w:pPr>
      <w:r>
        <w:rPr>
          <w:noProof/>
          <w:shd w:val="clear" w:color="auto" w:fill="FFFFFF"/>
        </w:rPr>
        <w:drawing>
          <wp:inline distT="0" distB="0" distL="0" distR="0" wp14:anchorId="59EEFDBF" wp14:editId="6245F280">
            <wp:extent cx="2718477" cy="2494483"/>
            <wp:effectExtent l="0" t="0" r="0" b="0"/>
            <wp:docPr id="21146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4083"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9551" cy="2532173"/>
                    </a:xfrm>
                    <a:prstGeom prst="rect">
                      <a:avLst/>
                    </a:prstGeom>
                  </pic:spPr>
                </pic:pic>
              </a:graphicData>
            </a:graphic>
          </wp:inline>
        </w:drawing>
      </w:r>
    </w:p>
    <w:p w14:paraId="2AEA5886" w14:textId="541E8CB4" w:rsidR="009B7A6B" w:rsidRPr="009B7A6B" w:rsidRDefault="00C05D69" w:rsidP="006B0D96">
      <w:pPr>
        <w:pStyle w:val="Caption"/>
        <w:ind w:firstLine="0"/>
      </w:pPr>
      <w:r>
        <w:t xml:space="preserve">FIG. </w:t>
      </w:r>
      <w:r w:rsidR="006B0D96" w:rsidRPr="00C05D69">
        <w:t>S</w:t>
      </w:r>
      <w:r w:rsidR="006B0D96" w:rsidRPr="00C05D69">
        <w:fldChar w:fldCharType="begin"/>
      </w:r>
      <w:r w:rsidR="006B0D96" w:rsidRPr="00C05D69">
        <w:instrText xml:space="preserve"> SEQ S \* ARABIC </w:instrText>
      </w:r>
      <w:r w:rsidR="006B0D96" w:rsidRPr="00C05D69">
        <w:fldChar w:fldCharType="separate"/>
      </w:r>
      <w:r w:rsidR="003F2334" w:rsidRPr="00C05D69">
        <w:rPr>
          <w:noProof/>
        </w:rPr>
        <w:t>3</w:t>
      </w:r>
      <w:r w:rsidR="006B0D96" w:rsidRPr="00C05D69">
        <w:fldChar w:fldCharType="end"/>
      </w:r>
      <w:r w:rsidR="006B0D96">
        <w:t xml:space="preserve"> </w:t>
      </w:r>
      <w:r w:rsidR="006B0D96" w:rsidRPr="0039744E">
        <w:t>Clustering and refinement analysis. (a) Change in parameters though the refinement process for the chosen set of hyper parameters. (b) OVP % and OS % hyper parameter optimization map</w:t>
      </w:r>
    </w:p>
    <w:p w14:paraId="79B55C20" w14:textId="01E744DC" w:rsidR="006C6D5B" w:rsidRDefault="005B1096" w:rsidP="007F57E9">
      <w:pPr>
        <w:pStyle w:val="MainText"/>
        <w:rPr>
          <w:shd w:val="clear" w:color="auto" w:fill="FFFFFF"/>
        </w:rPr>
      </w:pPr>
      <w:r w:rsidRPr="008D3035">
        <w:rPr>
          <w:shd w:val="clear" w:color="auto" w:fill="FFFFFF"/>
        </w:rPr>
        <w:t xml:space="preserve">Clustering and refinement were performed using the Igor Pro implementation of the hierarchical agglomerative clustering to extract a set of TDM clusters as the initial building blocks for the optical model. Oscillator strength threshold and Overlap percentage hyperparameters were explored using an evenly spaced support </w:t>
      </w:r>
      <w:r w:rsidR="00686C8C">
        <w:rPr>
          <w:shd w:val="clear" w:color="auto" w:fill="FFFFFF"/>
        </w:rPr>
        <w:t xml:space="preserve">via </w:t>
      </w:r>
    </w:p>
    <w:p w14:paraId="2BEB9F37" w14:textId="4DDE11E4" w:rsidR="006C6D5B" w:rsidRDefault="005B1096" w:rsidP="007F57E9">
      <w:pPr>
        <w:pStyle w:val="MainText"/>
        <w:rPr>
          <w:shd w:val="clear" w:color="auto" w:fill="FFFFFF"/>
        </w:rPr>
      </w:pPr>
      <m:oMathPara>
        <m:oMath>
          <m:r>
            <w:rPr>
              <w:rFonts w:ascii="Cambria Math" w:hAnsi="Cambria Math"/>
              <w:shd w:val="clear" w:color="auto" w:fill="FFFFFF"/>
            </w:rPr>
            <m:t>OS</m:t>
          </m:r>
          <m:r>
            <m:rPr>
              <m:sty m:val="p"/>
            </m:rPr>
            <w:rPr>
              <w:rFonts w:ascii="Cambria Math" w:hAnsi="Cambria Math"/>
              <w:shd w:val="clear" w:color="auto" w:fill="FFFFFF"/>
            </w:rPr>
            <m:t>∈</m:t>
          </m:r>
          <m:d>
            <m:dPr>
              <m:begChr m:val="["/>
              <m:endChr m:val="]"/>
              <m:ctrlPr>
                <w:rPr>
                  <w:rFonts w:ascii="Cambria Math" w:hAnsi="Cambria Math"/>
                  <w:shd w:val="clear" w:color="auto" w:fill="FFFFFF"/>
                </w:rPr>
              </m:ctrlPr>
            </m:dPr>
            <m:e>
              <m:r>
                <m:rPr>
                  <m:sty m:val="p"/>
                </m:rPr>
                <w:rPr>
                  <w:rFonts w:ascii="Cambria Math" w:hAnsi="Cambria Math"/>
                  <w:shd w:val="clear" w:color="auto" w:fill="FFFFFF"/>
                </w:rPr>
                <m:t>0, 10</m:t>
              </m:r>
            </m:e>
          </m:d>
          <m:r>
            <m:rPr>
              <m:sty m:val="p"/>
            </m:rPr>
            <w:rPr>
              <w:rFonts w:ascii="Cambria Math" w:hAnsi="Cambria Math"/>
              <w:shd w:val="clear" w:color="auto" w:fill="FFFFFF"/>
            </w:rPr>
            <m:t xml:space="preserve"> &amp; </m:t>
          </m:r>
          <m:r>
            <w:rPr>
              <w:rFonts w:ascii="Cambria Math" w:hAnsi="Cambria Math"/>
              <w:shd w:val="clear" w:color="auto" w:fill="FFFFFF"/>
            </w:rPr>
            <m:t>OVP</m:t>
          </m:r>
          <m:r>
            <m:rPr>
              <m:sty m:val="p"/>
            </m:rPr>
            <w:rPr>
              <w:rFonts w:ascii="Cambria Math" w:hAnsi="Cambria Math"/>
              <w:shd w:val="clear" w:color="auto" w:fill="FFFFFF"/>
            </w:rPr>
            <m:t>∈</m:t>
          </m:r>
          <m:d>
            <m:dPr>
              <m:begChr m:val="["/>
              <m:endChr m:val="]"/>
              <m:ctrlPr>
                <w:rPr>
                  <w:rFonts w:ascii="Cambria Math" w:hAnsi="Cambria Math"/>
                  <w:shd w:val="clear" w:color="auto" w:fill="FFFFFF"/>
                </w:rPr>
              </m:ctrlPr>
            </m:dPr>
            <m:e>
              <m:r>
                <m:rPr>
                  <m:sty m:val="p"/>
                </m:rPr>
                <w:rPr>
                  <w:rFonts w:ascii="Cambria Math" w:hAnsi="Cambria Math"/>
                  <w:shd w:val="clear" w:color="auto" w:fill="FFFFFF"/>
                </w:rPr>
                <m:t>25,75</m:t>
              </m:r>
            </m:e>
          </m:d>
        </m:oMath>
      </m:oMathPara>
    </w:p>
    <w:p w14:paraId="15DCB14B" w14:textId="79ADF536" w:rsidR="008B33A3" w:rsidRPr="009B7A6B" w:rsidRDefault="005B1096" w:rsidP="007F57E9">
      <w:pPr>
        <w:pStyle w:val="MainText"/>
        <w:rPr>
          <w:shd w:val="clear" w:color="auto" w:fill="FFFFFF"/>
        </w:rPr>
      </w:pPr>
      <w:r w:rsidRPr="008D3035">
        <w:rPr>
          <w:shd w:val="clear" w:color="auto" w:fill="FFFFFF"/>
        </w:rPr>
        <w:t xml:space="preserve">Hyperparameter pairs </w:t>
      </w:r>
      <w:r w:rsidR="002F4A7D" w:rsidRPr="008D3035">
        <w:rPr>
          <w:shd w:val="clear" w:color="auto" w:fill="FFFFFF"/>
        </w:rPr>
        <w:t>were</w:t>
      </w:r>
      <w:r w:rsidRPr="008D3035">
        <w:rPr>
          <w:shd w:val="clear" w:color="auto" w:fill="FFFFFF"/>
        </w:rPr>
        <w:t xml:space="preserve"> evaluated by reduced chi square to experimental NEXAFS</w:t>
      </w:r>
      <w:r w:rsidR="00123E69">
        <w:rPr>
          <w:shd w:val="clear" w:color="auto" w:fill="FFFFFF"/>
        </w:rPr>
        <w:t xml:space="preserve"> and </w:t>
      </w:r>
      <w:r w:rsidR="00A018F2">
        <w:rPr>
          <w:shd w:val="clear" w:color="auto" w:fill="FFFFFF"/>
        </w:rPr>
        <w:t>well-behaved</w:t>
      </w:r>
      <w:r w:rsidR="00123E69">
        <w:rPr>
          <w:shd w:val="clear" w:color="auto" w:fill="FFFFFF"/>
        </w:rPr>
        <w:t xml:space="preserve"> parameter pairs </w:t>
      </w:r>
      <w:r w:rsidR="00F04A5D">
        <w:rPr>
          <w:shd w:val="clear" w:color="auto" w:fill="FFFFFF"/>
        </w:rPr>
        <w:t xml:space="preserve">where secondarily evaluated by their difference form the original DFT, ensuring </w:t>
      </w:r>
      <w:r w:rsidR="00A018F2">
        <w:rPr>
          <w:shd w:val="clear" w:color="auto" w:fill="FFFFFF"/>
        </w:rPr>
        <w:t xml:space="preserve">the preservation of the DFT calculated information. </w:t>
      </w:r>
      <w:r w:rsidR="00D854E3">
        <w:rPr>
          <w:shd w:val="clear" w:color="auto" w:fill="FFFFFF"/>
        </w:rPr>
        <w:t xml:space="preserve">Here we chose the best fit clustering parameters of </w:t>
      </w:r>
      <m:oMath>
        <m:r>
          <w:rPr>
            <w:rFonts w:ascii="Cambria Math" w:hAnsi="Cambria Math"/>
            <w:shd w:val="clear" w:color="auto" w:fill="FFFFFF"/>
          </w:rPr>
          <m:t>OS=.25</m:t>
        </m:r>
      </m:oMath>
      <w:r w:rsidR="00D854E3">
        <w:rPr>
          <w:shd w:val="clear" w:color="auto" w:fill="FFFFFF"/>
        </w:rPr>
        <w:t xml:space="preserve"> and </w:t>
      </w:r>
      <m:oMath>
        <m:r>
          <w:rPr>
            <w:rFonts w:ascii="Cambria Math" w:hAnsi="Cambria Math"/>
            <w:shd w:val="clear" w:color="auto" w:fill="FFFFFF"/>
          </w:rPr>
          <m:t>OVP=52.5</m:t>
        </m:r>
      </m:oMath>
      <w:r w:rsidR="00D854E3">
        <w:rPr>
          <w:shd w:val="clear" w:color="auto" w:fill="FFFFFF"/>
        </w:rPr>
        <w:t>.</w:t>
      </w:r>
      <w:r w:rsidR="00F7520F">
        <w:rPr>
          <w:shd w:val="clear" w:color="auto" w:fill="FFFFFF"/>
        </w:rPr>
        <w:t xml:space="preserve"> </w:t>
      </w:r>
      <w:r w:rsidR="00392B01">
        <w:rPr>
          <w:shd w:val="clear" w:color="auto" w:fill="FFFFFF"/>
        </w:rPr>
        <w:t xml:space="preserve">In general, we find </w:t>
      </w:r>
      <w:r w:rsidR="00772E8F">
        <w:rPr>
          <w:shd w:val="clear" w:color="auto" w:fill="FFFFFF"/>
        </w:rPr>
        <w:t>good clustering and convergence for a</w:t>
      </w:r>
      <w:r w:rsidR="00646D72">
        <w:rPr>
          <w:shd w:val="clear" w:color="auto" w:fill="FFFFFF"/>
        </w:rPr>
        <w:t xml:space="preserve">ll </w:t>
      </w:r>
      <m:oMath>
        <m:r>
          <w:rPr>
            <w:rFonts w:ascii="Cambria Math" w:hAnsi="Cambria Math"/>
            <w:shd w:val="clear" w:color="auto" w:fill="FFFFFF"/>
          </w:rPr>
          <m:t>OVP∈</m:t>
        </m:r>
        <m:d>
          <m:dPr>
            <m:begChr m:val="["/>
            <m:endChr m:val="]"/>
            <m:ctrlPr>
              <w:rPr>
                <w:rFonts w:ascii="Cambria Math" w:hAnsi="Cambria Math"/>
                <w:i/>
                <w:shd w:val="clear" w:color="auto" w:fill="FFFFFF"/>
              </w:rPr>
            </m:ctrlPr>
          </m:dPr>
          <m:e>
            <m:r>
              <w:rPr>
                <w:rFonts w:ascii="Cambria Math" w:hAnsi="Cambria Math"/>
                <w:shd w:val="clear" w:color="auto" w:fill="FFFFFF"/>
              </w:rPr>
              <m:t>55,50</m:t>
            </m:r>
          </m:e>
        </m:d>
      </m:oMath>
      <w:r w:rsidR="008523D1">
        <w:rPr>
          <w:shd w:val="clear" w:color="auto" w:fill="FFFFFF"/>
        </w:rPr>
        <w:t xml:space="preserve">, with significantly worse performance outside of these bounds. </w:t>
      </w:r>
      <w:r w:rsidR="006C19D5">
        <w:rPr>
          <w:shd w:val="clear" w:color="auto" w:fill="FFFFFF"/>
        </w:rPr>
        <w:t>Moreover</w:t>
      </w:r>
      <w:r w:rsidR="008523D1">
        <w:rPr>
          <w:shd w:val="clear" w:color="auto" w:fill="FFFFFF"/>
        </w:rPr>
        <w:t xml:space="preserve">, we find that </w:t>
      </w:r>
      <m:oMath>
        <m:r>
          <w:rPr>
            <w:rFonts w:ascii="Cambria Math" w:hAnsi="Cambria Math"/>
            <w:shd w:val="clear" w:color="auto" w:fill="FFFFFF"/>
          </w:rPr>
          <m:t>OS∈</m:t>
        </m:r>
        <m:d>
          <m:dPr>
            <m:begChr m:val="["/>
            <m:endChr m:val="]"/>
            <m:ctrlPr>
              <w:rPr>
                <w:rFonts w:ascii="Cambria Math" w:hAnsi="Cambria Math"/>
                <w:i/>
                <w:shd w:val="clear" w:color="auto" w:fill="FFFFFF"/>
              </w:rPr>
            </m:ctrlPr>
          </m:dPr>
          <m:e>
            <m:r>
              <w:rPr>
                <w:rFonts w:ascii="Cambria Math" w:hAnsi="Cambria Math"/>
                <w:shd w:val="clear" w:color="auto" w:fill="FFFFFF"/>
              </w:rPr>
              <m:t>.1,8</m:t>
            </m:r>
          </m:e>
        </m:d>
      </m:oMath>
      <w:r w:rsidR="006C19D5">
        <w:rPr>
          <w:shd w:val="clear" w:color="auto" w:fill="FFFFFF"/>
        </w:rPr>
        <w:t xml:space="preserve"> performed similarly, yet parameter agreement with originating DFT degrades rapid for larger </w:t>
      </w:r>
      <m:oMath>
        <m:r>
          <w:rPr>
            <w:rFonts w:ascii="Cambria Math" w:hAnsi="Cambria Math"/>
            <w:shd w:val="clear" w:color="auto" w:fill="FFFFFF"/>
          </w:rPr>
          <m:t>OS</m:t>
        </m:r>
      </m:oMath>
      <w:r w:rsidR="006C19D5">
        <w:rPr>
          <w:shd w:val="clear" w:color="auto" w:fill="FFFFFF"/>
        </w:rPr>
        <w:t xml:space="preserve">, while </w:t>
      </w:r>
      <w:r w:rsidR="00730C30">
        <w:rPr>
          <w:shd w:val="clear" w:color="auto" w:fill="FFFFFF"/>
        </w:rPr>
        <w:t xml:space="preserve">the refinement never converse for </w:t>
      </w:r>
      <m:oMath>
        <m:r>
          <w:rPr>
            <w:rFonts w:ascii="Cambria Math" w:hAnsi="Cambria Math"/>
            <w:shd w:val="clear" w:color="auto" w:fill="FFFFFF"/>
          </w:rPr>
          <m:t>OS&lt;.1</m:t>
        </m:r>
      </m:oMath>
      <w:r w:rsidR="00730C30">
        <w:rPr>
          <w:shd w:val="clear" w:color="auto" w:fill="FFFFFF"/>
        </w:rPr>
        <w:t xml:space="preserve">. </w:t>
      </w:r>
    </w:p>
    <w:p w14:paraId="59E8D02D" w14:textId="6CC1A631" w:rsidR="00F250D6" w:rsidRPr="008D3035" w:rsidRDefault="004246A6" w:rsidP="00BB2D75">
      <w:pPr>
        <w:pStyle w:val="Heading1"/>
      </w:pPr>
      <w:r>
        <w:t>Film Growth and Pre-characterization</w:t>
      </w:r>
    </w:p>
    <w:p w14:paraId="1383422F" w14:textId="789B5826" w:rsidR="00196609" w:rsidRPr="008D3035" w:rsidRDefault="00145D0C" w:rsidP="007F57E9">
      <w:pPr>
        <w:pStyle w:val="MainText"/>
        <w:rPr>
          <w:shd w:val="clear" w:color="auto" w:fill="FFFFFF"/>
        </w:rPr>
      </w:pPr>
      <w:r>
        <w:rPr>
          <w:shd w:val="clear" w:color="auto" w:fill="FFFFFF"/>
        </w:rPr>
        <w:t>Small molecule ZnPc (C32H16N8Zn</w:t>
      </w:r>
      <w:r w:rsidR="00015FA5">
        <w:rPr>
          <w:shd w:val="clear" w:color="auto" w:fill="FFFFFF"/>
        </w:rPr>
        <w:t xml:space="preserve"> sourced from Alpha Chem) with purity </w:t>
      </w:r>
      <m:oMath>
        <m:r>
          <w:rPr>
            <w:rFonts w:ascii="Cambria Math" w:hAnsi="Cambria Math"/>
            <w:shd w:val="clear" w:color="auto" w:fill="FFFFFF"/>
          </w:rPr>
          <m:t>≥99.5%</m:t>
        </m:r>
      </m:oMath>
      <w:r w:rsidR="00015FA5">
        <w:rPr>
          <w:shd w:val="clear" w:color="auto" w:fill="FFFFFF"/>
        </w:rPr>
        <w:t xml:space="preserve"> was further purified in the physical vapor deposition (PVD) chamber (base pressure </w:t>
      </w:r>
      <m:oMath>
        <m:r>
          <w:rPr>
            <w:rFonts w:ascii="Cambria Math" w:hAnsi="Cambria Math"/>
            <w:shd w:val="clear" w:color="auto" w:fill="FFFFFF"/>
          </w:rPr>
          <m:t>&lt;1×</m:t>
        </m:r>
        <m:sSup>
          <m:sSupPr>
            <m:ctrlPr>
              <w:rPr>
                <w:rFonts w:ascii="Cambria Math" w:hAnsi="Cambria Math"/>
                <w:i/>
                <w:shd w:val="clear" w:color="auto" w:fill="FFFFFF"/>
              </w:rPr>
            </m:ctrlPr>
          </m:sSupPr>
          <m:e>
            <m:r>
              <w:rPr>
                <w:rFonts w:ascii="Cambria Math" w:hAnsi="Cambria Math"/>
                <w:shd w:val="clear" w:color="auto" w:fill="FFFFFF"/>
              </w:rPr>
              <m:t>10</m:t>
            </m:r>
          </m:e>
          <m:sup>
            <m:r>
              <w:rPr>
                <w:rFonts w:ascii="Cambria Math" w:hAnsi="Cambria Math"/>
                <w:shd w:val="clear" w:color="auto" w:fill="FFFFFF"/>
              </w:rPr>
              <m:t>-7</m:t>
            </m:r>
          </m:sup>
        </m:sSup>
      </m:oMath>
      <w:r w:rsidR="00015FA5">
        <w:rPr>
          <w:shd w:val="clear" w:color="auto" w:fill="FFFFFF"/>
        </w:rPr>
        <w:t xml:space="preserve"> </w:t>
      </w:r>
      <w:r w:rsidR="00015FA5">
        <w:rPr>
          <w:shd w:val="clear" w:color="auto" w:fill="FFFFFF"/>
        </w:rPr>
        <w:lastRenderedPageBreak/>
        <w:t xml:space="preserve">Torr) </w:t>
      </w:r>
      <w:r w:rsidR="002B7A5C">
        <w:rPr>
          <w:shd w:val="clear" w:color="auto" w:fill="FFFFFF"/>
        </w:rPr>
        <w:t xml:space="preserve">by gradually heating, approaching CuPc sublimation temperature over approximately an hour until no further off gassing of contaminants </w:t>
      </w:r>
      <w:r w:rsidR="007D7434">
        <w:rPr>
          <w:shd w:val="clear" w:color="auto" w:fill="FFFFFF"/>
        </w:rPr>
        <w:t>were</w:t>
      </w:r>
      <w:r w:rsidR="002B7A5C">
        <w:rPr>
          <w:shd w:val="clear" w:color="auto" w:fill="FFFFFF"/>
        </w:rPr>
        <w:t xml:space="preserve"> detected by the quartz crystal monitor (QCM). </w:t>
      </w:r>
      <w:r w:rsidR="000C3515">
        <w:rPr>
          <w:shd w:val="clear" w:color="auto" w:fill="FFFFFF"/>
        </w:rPr>
        <w:t>Thin films (</w:t>
      </w:r>
      <w:r w:rsidR="00457124">
        <w:rPr>
          <w:shd w:val="clear" w:color="auto" w:fill="FFFFFF"/>
        </w:rPr>
        <w:t>~</w:t>
      </w:r>
      <w:r w:rsidR="000C3515">
        <w:rPr>
          <w:shd w:val="clear" w:color="auto" w:fill="FFFFFF"/>
        </w:rPr>
        <w:t xml:space="preserve">200 nm measured by QCM) of ZnPc </w:t>
      </w:r>
      <w:r w:rsidR="00196609">
        <w:rPr>
          <w:shd w:val="clear" w:color="auto" w:fill="FFFFFF"/>
        </w:rPr>
        <w:t>were</w:t>
      </w:r>
      <w:r w:rsidR="000C3515">
        <w:rPr>
          <w:shd w:val="clear" w:color="auto" w:fill="FFFFFF"/>
        </w:rPr>
        <w:t xml:space="preserve"> deposited at </w:t>
      </w:r>
      <m:oMath>
        <m:r>
          <w:rPr>
            <w:rFonts w:ascii="Cambria Math" w:hAnsi="Cambria Math"/>
            <w:shd w:val="clear" w:color="auto" w:fill="FFFFFF"/>
          </w:rPr>
          <m:t>.2 Å/s</m:t>
        </m:r>
      </m:oMath>
      <w:r w:rsidR="000C3515">
        <w:rPr>
          <w:shd w:val="clear" w:color="auto" w:fill="FFFFFF"/>
        </w:rPr>
        <w:t xml:space="preserve"> </w:t>
      </w:r>
      <w:r w:rsidR="00FE39A1">
        <w:rPr>
          <w:shd w:val="clear" w:color="auto" w:fill="FFFFFF"/>
        </w:rPr>
        <w:t xml:space="preserve">on high conductivity </w:t>
      </w:r>
      <w:r w:rsidR="00BB1B78">
        <w:rPr>
          <w:shd w:val="clear" w:color="auto" w:fill="FFFFFF"/>
        </w:rPr>
        <w:t xml:space="preserve">polished </w:t>
      </w:r>
      <w:r w:rsidR="00FE39A1">
        <w:rPr>
          <w:shd w:val="clear" w:color="auto" w:fill="FFFFFF"/>
        </w:rPr>
        <w:t>Si wafers</w:t>
      </w:r>
      <w:r w:rsidR="00BB1B78">
        <w:rPr>
          <w:shd w:val="clear" w:color="auto" w:fill="FFFFFF"/>
        </w:rPr>
        <w:t xml:space="preserve"> </w:t>
      </w:r>
      <w:r w:rsidR="00FE39A1">
        <w:rPr>
          <w:shd w:val="clear" w:color="auto" w:fill="FFFFFF"/>
        </w:rPr>
        <w:t>(University Wafers)</w:t>
      </w:r>
      <w:r w:rsidR="00BB1B78">
        <w:rPr>
          <w:shd w:val="clear" w:color="auto" w:fill="FFFFFF"/>
        </w:rPr>
        <w:t>.</w:t>
      </w:r>
      <w:r w:rsidR="0099269C">
        <w:rPr>
          <w:shd w:val="clear" w:color="auto" w:fill="FFFFFF"/>
        </w:rPr>
        <w:t xml:space="preserve"> </w:t>
      </w:r>
      <w:r w:rsidR="002B5AEB">
        <w:rPr>
          <w:shd w:val="clear" w:color="auto" w:fill="FFFFFF"/>
        </w:rPr>
        <w:t>Wafers</w:t>
      </w:r>
      <w:r w:rsidR="003864D9">
        <w:rPr>
          <w:shd w:val="clear" w:color="auto" w:fill="FFFFFF"/>
        </w:rPr>
        <w:t xml:space="preserve"> </w:t>
      </w:r>
      <w:r w:rsidR="002B5AEB">
        <w:rPr>
          <w:shd w:val="clear" w:color="auto" w:fill="FFFFFF"/>
        </w:rPr>
        <w:t>were</w:t>
      </w:r>
      <w:r w:rsidR="0099269C">
        <w:rPr>
          <w:shd w:val="clear" w:color="auto" w:fill="FFFFFF"/>
        </w:rPr>
        <w:t xml:space="preserve"> cleaved 1</w:t>
      </w:r>
      <w:r w:rsidR="002B5AEB">
        <w:rPr>
          <w:shd w:val="clear" w:color="auto" w:fill="FFFFFF"/>
        </w:rPr>
        <w:t xml:space="preserve"> cm x 3 cm and cleaned via </w:t>
      </w:r>
      <w:r w:rsidR="007C335F">
        <w:rPr>
          <w:shd w:val="clear" w:color="auto" w:fill="FFFFFF"/>
        </w:rPr>
        <w:t>sonication</w:t>
      </w:r>
      <w:r w:rsidR="002B5AEB">
        <w:rPr>
          <w:shd w:val="clear" w:color="auto" w:fill="FFFFFF"/>
        </w:rPr>
        <w:t xml:space="preserve"> in deionized water</w:t>
      </w:r>
      <w:r w:rsidR="002E5C10">
        <w:rPr>
          <w:shd w:val="clear" w:color="auto" w:fill="FFFFFF"/>
        </w:rPr>
        <w:t>, acetone and isopropyl alcohols before a 30 min UV ozone bake</w:t>
      </w:r>
      <w:r w:rsidR="007D7434">
        <w:rPr>
          <w:shd w:val="clear" w:color="auto" w:fill="FFFFFF"/>
        </w:rPr>
        <w:t>.</w:t>
      </w:r>
      <w:r w:rsidR="003864D9">
        <w:rPr>
          <w:shd w:val="clear" w:color="auto" w:fill="FFFFFF"/>
        </w:rPr>
        <w:t xml:space="preserve"> ZnPc was either deposited directly onto these wafers</w:t>
      </w:r>
      <w:r w:rsidR="00645D18">
        <w:rPr>
          <w:shd w:val="clear" w:color="auto" w:fill="FFFFFF"/>
        </w:rPr>
        <w:t xml:space="preserve"> to create the herringbone crystal structure, or </w:t>
      </w:r>
      <w:r w:rsidR="008F4458">
        <w:rPr>
          <w:shd w:val="clear" w:color="auto" w:fill="FFFFFF"/>
        </w:rPr>
        <w:t>onto a thin Copper Iodide (CuI, 3nm)</w:t>
      </w:r>
      <w:r w:rsidR="003E66F5">
        <w:rPr>
          <w:shd w:val="clear" w:color="auto" w:fill="FFFFFF"/>
        </w:rPr>
        <w:t xml:space="preserve"> </w:t>
      </w:r>
      <w:r w:rsidR="008F4458">
        <w:rPr>
          <w:shd w:val="clear" w:color="auto" w:fill="FFFFFF"/>
        </w:rPr>
        <w:t xml:space="preserve">patterning </w:t>
      </w:r>
      <w:r w:rsidR="00AD39E6">
        <w:rPr>
          <w:shd w:val="clear" w:color="auto" w:fill="FFFFFF"/>
        </w:rPr>
        <w:t>layer</w:t>
      </w:r>
      <w:r w:rsidR="00C37325">
        <w:rPr>
          <w:shd w:val="clear" w:color="auto" w:fill="FFFFFF"/>
        </w:rPr>
        <w:t xml:space="preserve"> producing a face on brick-stone polymorph</w:t>
      </w:r>
      <w:r w:rsidR="00AD39E6">
        <w:rPr>
          <w:shd w:val="clear" w:color="auto" w:fill="FFFFFF"/>
        </w:rPr>
        <w:t>.</w:t>
      </w:r>
      <w:r w:rsidR="00C37325">
        <w:rPr>
          <w:shd w:val="clear" w:color="auto" w:fill="FFFFFF"/>
        </w:rPr>
        <w:t xml:space="preserve"> </w:t>
      </w:r>
      <w:r w:rsidR="00546696">
        <w:rPr>
          <w:shd w:val="clear" w:color="auto" w:fill="FFFFFF"/>
        </w:rPr>
        <w:t xml:space="preserve">Substrate temperature was either set </w:t>
      </w:r>
      <w:r w:rsidR="00476A2E">
        <w:rPr>
          <w:shd w:val="clear" w:color="auto" w:fill="FFFFFF"/>
        </w:rPr>
        <w:t>to the ambient room temperature (24 C), by liquid nitrogen cooling (-50 C)</w:t>
      </w:r>
      <w:r w:rsidR="00984003">
        <w:rPr>
          <w:shd w:val="clear" w:color="auto" w:fill="FFFFFF"/>
        </w:rPr>
        <w:t xml:space="preserve">, or by thermal substrate heating (100 C). </w:t>
      </w:r>
      <w:r w:rsidR="00C37325">
        <w:rPr>
          <w:shd w:val="clear" w:color="auto" w:fill="FFFFFF"/>
        </w:rPr>
        <w:t xml:space="preserve">For brick-stone samples, CuI and ZnPc depositions </w:t>
      </w:r>
      <w:r w:rsidR="003A4D9D">
        <w:rPr>
          <w:shd w:val="clear" w:color="auto" w:fill="FFFFFF"/>
        </w:rPr>
        <w:t>were</w:t>
      </w:r>
      <w:r w:rsidR="00C37325">
        <w:rPr>
          <w:shd w:val="clear" w:color="auto" w:fill="FFFFFF"/>
        </w:rPr>
        <w:t xml:space="preserve"> performed sequentially under the same vacuum,</w:t>
      </w:r>
      <w:r w:rsidR="00F87EEA">
        <w:rPr>
          <w:shd w:val="clear" w:color="auto" w:fill="FFFFFF"/>
        </w:rPr>
        <w:t xml:space="preserve"> with 20 min between depositions to return to </w:t>
      </w:r>
      <w:r w:rsidR="003A4D9D">
        <w:rPr>
          <w:shd w:val="clear" w:color="auto" w:fill="FFFFFF"/>
        </w:rPr>
        <w:t xml:space="preserve">the base pressure. </w:t>
      </w:r>
      <w:r w:rsidR="002E5C10">
        <w:rPr>
          <w:shd w:val="clear" w:color="auto" w:fill="FFFFFF"/>
        </w:rPr>
        <w:t xml:space="preserve">Films for PXR were stored under an inert N2 atmosphere and transported to the ALS under vacuum. Auxiliary pre characterization measurements </w:t>
      </w:r>
      <w:r w:rsidR="003A4D9D">
        <w:rPr>
          <w:shd w:val="clear" w:color="auto" w:fill="FFFFFF"/>
        </w:rPr>
        <w:t>were</w:t>
      </w:r>
      <w:r w:rsidR="002E5C10">
        <w:rPr>
          <w:shd w:val="clear" w:color="auto" w:fill="FFFFFF"/>
        </w:rPr>
        <w:t xml:space="preserve"> performed on</w:t>
      </w:r>
      <w:r w:rsidR="007F72E7">
        <w:rPr>
          <w:shd w:val="clear" w:color="auto" w:fill="FFFFFF"/>
        </w:rPr>
        <w:t xml:space="preserve"> separate films</w:t>
      </w:r>
      <w:r w:rsidR="00DE1F52">
        <w:rPr>
          <w:shd w:val="clear" w:color="auto" w:fill="FFFFFF"/>
        </w:rPr>
        <w:t xml:space="preserve"> from the same batch</w:t>
      </w:r>
      <w:r w:rsidR="007F72E7">
        <w:rPr>
          <w:shd w:val="clear" w:color="auto" w:fill="FFFFFF"/>
        </w:rPr>
        <w:t xml:space="preserve"> to avoid surface contamination and </w:t>
      </w:r>
      <w:r w:rsidR="00E97189">
        <w:rPr>
          <w:shd w:val="clear" w:color="auto" w:fill="FFFFFF"/>
        </w:rPr>
        <w:t xml:space="preserve">oxidation prior to PXR. </w:t>
      </w:r>
    </w:p>
    <w:p w14:paraId="0988A2C2" w14:textId="2681E360" w:rsidR="008E44D1" w:rsidRPr="00BB2D75" w:rsidRDefault="00AA472B" w:rsidP="00BB2D75">
      <w:pPr>
        <w:pStyle w:val="Heading2"/>
      </w:pPr>
      <w:r w:rsidRPr="00BB2D75">
        <w:t>V</w:t>
      </w:r>
      <w:r w:rsidR="008426E0" w:rsidRPr="00BB2D75">
        <w:t>ariable angle spectroscopic ellipsometry</w:t>
      </w:r>
    </w:p>
    <w:p w14:paraId="2F0D023A" w14:textId="2BEFB914" w:rsidR="00734AE0" w:rsidRPr="008E44D1" w:rsidRDefault="0044503E" w:rsidP="007F57E9">
      <w:pPr>
        <w:pStyle w:val="MainText"/>
        <w:rPr>
          <w:shd w:val="clear" w:color="auto" w:fill="FFFFFF"/>
        </w:rPr>
      </w:pPr>
      <w:r w:rsidRPr="008E44D1">
        <w:rPr>
          <w:shd w:val="clear" w:color="auto" w:fill="FFFFFF"/>
        </w:rPr>
        <w:t xml:space="preserve"> </w:t>
      </w:r>
      <w:r w:rsidR="009A7317" w:rsidRPr="008E44D1">
        <w:rPr>
          <w:shd w:val="clear" w:color="auto" w:fill="FFFFFF"/>
        </w:rPr>
        <w:t xml:space="preserve"> </w:t>
      </w:r>
      <w:r w:rsidR="00A00815">
        <w:rPr>
          <w:shd w:val="clear" w:color="auto" w:fill="FFFFFF"/>
        </w:rPr>
        <w:t xml:space="preserve">Variable angle spectroscopic ellipsometry (VASE) was performed using a </w:t>
      </w:r>
      <w:r w:rsidR="00EB5E52">
        <w:t xml:space="preserve">J.A. Woollam alpha-SE </w:t>
      </w:r>
      <w:r w:rsidR="00FF2646">
        <w:t xml:space="preserve">to pre characterize layer thickness and molecular orientation. </w:t>
      </w:r>
      <w:r w:rsidR="00ED2530">
        <w:t>Data was collected at three incidences</w:t>
      </w:r>
      <w:r w:rsidR="00FF2646">
        <w:t xml:space="preserve"> (</w:t>
      </w:r>
      <m:oMath>
        <m:sSup>
          <m:sSupPr>
            <m:ctrlPr>
              <w:rPr>
                <w:rFonts w:ascii="Cambria Math" w:hAnsi="Cambria Math"/>
                <w:i/>
              </w:rPr>
            </m:ctrlPr>
          </m:sSupPr>
          <m:e>
            <m:r>
              <w:rPr>
                <w:rFonts w:ascii="Cambria Math" w:hAnsi="Cambria Math"/>
              </w:rPr>
              <m:t>65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70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 xml:space="preserve"> &amp; 75</m:t>
            </m:r>
          </m:e>
          <m:sup>
            <m:r>
              <w:rPr>
                <w:rFonts w:ascii="Cambria Math" w:hAnsi="Cambria Math"/>
              </w:rPr>
              <m:t>∘</m:t>
            </m:r>
          </m:sup>
        </m:sSup>
      </m:oMath>
      <w:r w:rsidR="00FF2646">
        <w:t>)</w:t>
      </w:r>
      <w:r w:rsidR="00AD39E6">
        <w:t xml:space="preserve"> targeting a</w:t>
      </w:r>
      <w:r w:rsidR="0000655B">
        <w:t xml:space="preserve"> s</w:t>
      </w:r>
      <w:r w:rsidR="00AD39E6">
        <w:t>ample from the same PVD batch</w:t>
      </w:r>
      <w:r w:rsidR="00FF2646">
        <w:t xml:space="preserve"> </w:t>
      </w:r>
      <w:r w:rsidR="00ED2530">
        <w:t xml:space="preserve">and measured using vendor supplied CompleteEase software. </w:t>
      </w:r>
    </w:p>
    <w:p w14:paraId="4CBB94B9" w14:textId="77777777" w:rsidR="006B0D96" w:rsidRDefault="00263B36" w:rsidP="006B0D96">
      <w:pPr>
        <w:pStyle w:val="MainText"/>
        <w:keepNext/>
        <w:jc w:val="center"/>
      </w:pPr>
      <w:r>
        <w:rPr>
          <w:noProof/>
          <w:shd w:val="clear" w:color="auto" w:fill="FFFFFF"/>
        </w:rPr>
        <w:drawing>
          <wp:inline distT="0" distB="0" distL="0" distR="0" wp14:anchorId="4566BAA5" wp14:editId="2149AE3C">
            <wp:extent cx="2684145" cy="3603812"/>
            <wp:effectExtent l="0" t="0" r="0" b="3175"/>
            <wp:docPr id="56134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9795"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6524" cy="3660711"/>
                    </a:xfrm>
                    <a:prstGeom prst="rect">
                      <a:avLst/>
                    </a:prstGeom>
                  </pic:spPr>
                </pic:pic>
              </a:graphicData>
            </a:graphic>
          </wp:inline>
        </w:drawing>
      </w:r>
    </w:p>
    <w:p w14:paraId="6AADEC85" w14:textId="2B53BD0D" w:rsidR="00DD627F" w:rsidRDefault="00C05D69" w:rsidP="00DD627F">
      <w:pPr>
        <w:pStyle w:val="Caption"/>
        <w:ind w:firstLine="0"/>
      </w:pPr>
      <w:r>
        <w:t xml:space="preserve">FIG. </w:t>
      </w:r>
      <w:r w:rsidR="006B0D96" w:rsidRPr="00C05D69">
        <w:t>S</w:t>
      </w:r>
      <w:r w:rsidR="006B0D96" w:rsidRPr="00C05D69">
        <w:fldChar w:fldCharType="begin"/>
      </w:r>
      <w:r w:rsidR="006B0D96" w:rsidRPr="00C05D69">
        <w:instrText xml:space="preserve"> SEQ S \* ARABIC </w:instrText>
      </w:r>
      <w:r w:rsidR="006B0D96" w:rsidRPr="00C05D69">
        <w:fldChar w:fldCharType="separate"/>
      </w:r>
      <w:r w:rsidR="003F2334" w:rsidRPr="00C05D69">
        <w:rPr>
          <w:noProof/>
        </w:rPr>
        <w:t>4</w:t>
      </w:r>
      <w:r w:rsidR="006B0D96" w:rsidRPr="00C05D69">
        <w:fldChar w:fldCharType="end"/>
      </w:r>
      <w:r w:rsidR="006B0D96">
        <w:t xml:space="preserve"> </w:t>
      </w:r>
      <w:r w:rsidR="00DD627F">
        <w:t xml:space="preserve">VASE for ZnPc films deposited at room temperature. </w:t>
      </w:r>
      <w:r w:rsidR="00DD627F">
        <w:rPr>
          <w:b/>
          <w:bCs/>
        </w:rPr>
        <w:t xml:space="preserve">(a) </w:t>
      </w:r>
      <w:r w:rsidR="00DD627F">
        <w:t xml:space="preserve">Fit results for each incidence. </w:t>
      </w:r>
      <w:r w:rsidR="00DD627F">
        <w:rPr>
          <w:b/>
          <w:bCs/>
        </w:rPr>
        <w:t>(b)</w:t>
      </w:r>
      <w:r w:rsidR="00DD627F">
        <w:t xml:space="preserve"> Optical constants derived from the VASE fit, highlighted is the Q-band splitting at 625 nm (1.98 eV) and 690 nm (1.80 eV) indicative of herringbone phase ZnPc packing motifs.</w:t>
      </w:r>
    </w:p>
    <w:p w14:paraId="21C52C7D" w14:textId="5B7CBE93" w:rsidR="00B11CA7" w:rsidRDefault="0056095E" w:rsidP="00DD627F">
      <w:pPr>
        <w:pStyle w:val="MainText"/>
      </w:pPr>
      <w:r>
        <w:t xml:space="preserve">The extinction coefficient exhibits a split Q band at 1.98 and 1.80 eV characteristic of Davydov coupling between the translationally inequivalent </w:t>
      </w:r>
      <w:r w:rsidR="00D07529">
        <w:t>molecules of the herringbone packed</w:t>
      </w:r>
      <w:r w:rsidR="0054510E">
        <w:t xml:space="preserve"> motif</w:t>
      </w:r>
      <w:r w:rsidR="00AD7B7E">
        <w:t xml:space="preserve">. That the higher energy peak is more intense, </w:t>
      </w:r>
      <w:r w:rsidR="00FA61B0">
        <w:t xml:space="preserve">suggests the edge on </w:t>
      </w:r>
      <w:r w:rsidR="0054510E">
        <w:t xml:space="preserve">herringbone </w:t>
      </w:r>
      <w:r w:rsidR="00815C12">
        <w:t>(</w:t>
      </w:r>
      <m:oMath>
        <m:r>
          <w:rPr>
            <w:rFonts w:ascii="Cambria Math" w:hAnsi="Cambria Math"/>
          </w:rPr>
          <m:t>α</m:t>
        </m:r>
      </m:oMath>
      <w:r w:rsidR="00815C12">
        <w:t xml:space="preserve"> family) </w:t>
      </w:r>
      <w:r w:rsidR="0054510E">
        <w:t xml:space="preserve">polymorph </w:t>
      </w:r>
      <w:r w:rsidR="004D4117">
        <w:t>previously reported for as-deposited ZnPc in both U</w:t>
      </w:r>
      <w:r w:rsidR="00FA6BDF">
        <w:t>V</w:t>
      </w:r>
      <w:r w:rsidR="004D4117">
        <w:t>-Vis and ellipsometry derived optical constants.</w:t>
      </w:r>
      <w:r w:rsidR="004D4117">
        <w:fldChar w:fldCharType="begin"/>
      </w:r>
      <w:r w:rsidR="003661AD">
        <w:instrText xml:space="preserve"> ADDIN ZOTERO_ITEM CSL_CITATION {"citationID":"XIhRjBoX","properties":{"unsorted":false,"formattedCitation":"\\uc0\\u160{}[52,53]","plainCitation":" [52,53]","noteIndex":0},"citationItems":[{"id":1838,"uris":["http://zotero.org/groups/4874203/items/QH4K8RPB"],"itemData":{"id":1838,"type":"article-journal","abstract":"We present a dataset of the optical constants of α- and β-zinc(II)-phthalocyanine (ZnPc). They were determined accurately from transmission and differential reflectance spectra, with the surface roughness taken into account. For this purpose, thin films were prepared on quartz glass substrates via physical vapor deposition and characterized by ultraviolet-visible (UV-Vis) spectroscopy before as well as after a well-defined annealing process. Kramers-Kronig consistency of the optical constants obtained was checked by means of a numerical algorithm.","citation-key":"kozlikOpticalConstantsVZincIIPhthalocyanine2013","container-title":"Dataset Papers in Science","DOI":"10.1155/2013/926470","ISSN":"2314-8497","issue":"1","language":"en","license":"Copyright © 2013 Michael Kozlik et al.","note":"_eprint: https://onlinelibrary.wiley.com/doi/pdf/10.1155/2013/926470","page":"926470","source":"Wiley Online Library","title":"Optical Constants of α- and β-Zinc(II)-Phthalocyanine Films","volume":"2013","author":[{"family":"Kozlik","given":"Michael"},{"family":"Paulke","given":"Sören"},{"family":"Gruenewald","given":"Marco"},{"family":"Forker","given":"Roman"},{"family":"Fritz","given":"Torsten"}],"issued":{"date-parts":[["2013"]]}}},{"id":1845,"uris":["http://zotero.org/groups/4874203/items/F3X9BJQ6"],"itemData":{"id":1845,"type":"article-journal","abstract":"In the photoactive film of organic solar cells, the orientation of the absorber molecules is one of the key parameters to achieve high absorption and high photocurrents as well as efficient exciton and charge transport. However, most organic absorber small molecules, such as zinc-phthalocyanine (ZnPc) or diindenoperylene (DIP) grow more or less upright standing in crystalline thin films. Considering absorption, this molecular alignment is unfavorable. In this work we control the orientation of ZnPc and DIP in crystalline absorber films by varying the substrate or organic underlayer appropriately. For this purpose, a precise evaluation of the molecular orientation and packing is important. We find that a combination of the methods variable angle spectroscopic ellipsometry (VASE) and grazing incidence X-ray diffraction (GIXRD) can fulfill this requirement. The combination of these complementary methods shows that the growth of DIP and ZnPc is nearly upright standing on weakly interacting substrates, like glass or amorphous charge transport films. In contrast, on strongly interacting metal sublayers and PTCDA templating layers, both molecules arrange in a strongly tilted orientation (mean tilt angle 54°-71° with respect to the substrate normal), inducing a significant enhancement of absorption (maximum extinction coefficient from 0.72 to 1.3 for ZnPc and 0.14 to 0.4 for DIP). However, even when deposited on metal or PTCDA sublayers, not all ZnPc and DIP molecules in the film are oriented in the desired flat-lying fashion. This highlights that classifying organic films into either solely flat lying structures or solely upright standing structures, as often made in literature, is a too simplified picture.","citation-key":"schunemannEvaluationControlOrientation2013","container-title":"The Journal of Physical Chemistry C","DOI":"10.1021/jp400604j","ISSN":"1932-7447","issue":"22","journalAbbreviation":"J. Phys. Chem. C","page":"11600-11609","publisher":"American Chemical Society","source":"ACS Publications","title":"Evaluation and Control of the Orientation of Small Molecules for Strongly Absorbing Organic Thin Films","volume":"117","author":[{"family":"Schünemann","given":"Christoph"},{"family":"Wynands","given":"David"},{"family":"Eichhorn","given":"Klaus-Jochen"},{"family":"Stamm","given":"Manfred"},{"family":"Leo","given":"Karl"},{"family":"Riede","given":"Moritz"}],"issued":{"date-parts":[["2013",6,6]]}}}],"schema":"https://github.com/citation-style-language/schema/raw/master/csl-citation.json"} </w:instrText>
      </w:r>
      <w:r w:rsidR="004D4117">
        <w:fldChar w:fldCharType="separate"/>
      </w:r>
      <w:r w:rsidR="003661AD" w:rsidRPr="003661AD">
        <w:rPr>
          <w:rFonts w:eastAsiaTheme="minorHAnsi"/>
          <w:kern w:val="0"/>
          <w:szCs w:val="24"/>
        </w:rPr>
        <w:t> [52,53]</w:t>
      </w:r>
      <w:r w:rsidR="004D4117">
        <w:fldChar w:fldCharType="end"/>
      </w:r>
      <w:r w:rsidR="00E10002">
        <w:t xml:space="preserve"> </w:t>
      </w:r>
      <w:r w:rsidR="004C294A">
        <w:t xml:space="preserve">ZnPc layer thickness </w:t>
      </w:r>
      <w:r w:rsidR="00A61899">
        <w:t>is recorded as</w:t>
      </w:r>
      <w:r w:rsidR="00246C9D">
        <w:t xml:space="preserve"> </w:t>
      </w:r>
      <m:oMath>
        <m:sSub>
          <m:sSubPr>
            <m:ctrlPr>
              <w:rPr>
                <w:rFonts w:ascii="Cambria Math" w:hAnsi="Cambria Math"/>
                <w:i/>
              </w:rPr>
            </m:ctrlPr>
          </m:sSubPr>
          <m:e>
            <m:r>
              <w:rPr>
                <w:rFonts w:ascii="Cambria Math" w:hAnsi="Cambria Math"/>
              </w:rPr>
              <m:t>t</m:t>
            </m:r>
          </m:e>
          <m:sub>
            <m:r>
              <w:rPr>
                <w:rFonts w:ascii="Cambria Math" w:hAnsi="Cambria Math"/>
              </w:rPr>
              <m:t>ZnPc</m:t>
            </m:r>
          </m:sub>
        </m:sSub>
        <m:r>
          <w:rPr>
            <w:rFonts w:ascii="Cambria Math" w:hAnsi="Cambria Math"/>
          </w:rPr>
          <m:t>=21.4(5)</m:t>
        </m:r>
      </m:oMath>
      <w:r w:rsidR="00246C9D">
        <w:t xml:space="preserve"> nm </w:t>
      </w:r>
      <w:r w:rsidR="00203448">
        <w:t>with a MSE of 1.433, consistent with the QCM report during deposition.</w:t>
      </w:r>
    </w:p>
    <w:p w14:paraId="69FDDEDB" w14:textId="23DDDBB7" w:rsidR="0029758D" w:rsidRPr="00BB2D75" w:rsidRDefault="008426E0" w:rsidP="00BB2D75">
      <w:pPr>
        <w:pStyle w:val="Heading2"/>
      </w:pPr>
      <w:r w:rsidRPr="00BB2D75">
        <w:t xml:space="preserve">Grazing </w:t>
      </w:r>
      <w:r w:rsidR="0029758D" w:rsidRPr="00BB2D75">
        <w:t>incidence wide angle X-ray scattering</w:t>
      </w:r>
    </w:p>
    <w:p w14:paraId="39DD824D" w14:textId="7F1B3A22" w:rsidR="00196609" w:rsidRPr="00734AE0" w:rsidRDefault="00196609" w:rsidP="007F57E9">
      <w:pPr>
        <w:pStyle w:val="MainText"/>
        <w:rPr>
          <w:shd w:val="clear" w:color="auto" w:fill="FFFFFF"/>
        </w:rPr>
      </w:pPr>
      <w:r w:rsidRPr="008D3035">
        <w:t>Grazing incidence wide angle x-ray scattering (GIWAXS) measurements were performed at Washington State University on a X</w:t>
      </w:r>
      <w:r w:rsidR="00ED1B3C">
        <w:t>enocs</w:t>
      </w:r>
      <w:r w:rsidRPr="008D3035">
        <w:t xml:space="preserve"> X</w:t>
      </w:r>
      <w:r w:rsidR="00A64960">
        <w:t>euss</w:t>
      </w:r>
      <w:r w:rsidRPr="008D3035">
        <w:t xml:space="preserve"> 3.0 with a focused Cu X-ray source, under vacuum at 72</w:t>
      </w:r>
      <w:r w:rsidR="00A64960">
        <w:t xml:space="preserve"> </w:t>
      </w:r>
      <w:r w:rsidRPr="008D3035">
        <w:t>mm sample-detector distance with incident angle set to 0.2 degrees. 1D reduction of GIWAXS images was done using NIKA software.</w:t>
      </w:r>
      <w:r w:rsidR="00A64960">
        <w:fldChar w:fldCharType="begin"/>
      </w:r>
      <w:r w:rsidR="003661AD">
        <w:instrText xml:space="preserve"> ADDIN ZOTERO_ITEM CSL_CITATION {"citationID":"KP7SWTVg","properties":{"unsorted":false,"formattedCitation":"\\uc0\\u160{}[54]","plainCitation":" [54]","noteIndex":0},"citationItems":[{"id":632,"uris":["http://zotero.org/groups/4874203/items/AVRZPBMJ"],"itemData":{"id":632,"type":"article-journal","abstract":"Nika\n              is an\n              Igor Pro\n              -based package for correction, calibration and reduction of two-dimensional area-detector data into one-dimensional data (`lineouts'). It is free (although the user needs a paid license for\n              Igor Pro\n              ), open source and highly flexible. While typically used for small-angle X-ray scattering (SAXS) data, it can also be used for grazing-incidence SAXS data, wide-angle diffraction data and even small-angle neutron scattering data. It has been widely available to the user community since about 2005, and it is currently used at the SAXS instruments of selected large-scale facilities as their main data reduction package. It is, however, also suitable for desktop instruments when the manufacturer's software is not available or appropriate. Since it is distributed as source code, it can be scrutinized, verified and modified by users to suit their needs.","citation-key":"ilavskyNikaSoftwareTwodimensional2012","container-title":"Journal of Applied Crystallography","DOI":"10.1107/S0021889812004037","ISSN":"0021-8898","issue":"2","journalAbbreviation":"J Appl Crystallogr","page":"324-328","source":"DOI.org (Crossref)","title":"&lt;i&gt;Nika&lt;/i&gt; : software for two-dimensional data reduction","title-short":"&lt;i&gt;Nika&lt;/i&gt;","volume":"45","author":[{"family":"Ilavsky","given":"Jan"}],"issued":{"date-parts":[["2012",4,1]]}}}],"schema":"https://github.com/citation-style-language/schema/raw/master/csl-citation.json"} </w:instrText>
      </w:r>
      <w:r w:rsidR="00A64960">
        <w:fldChar w:fldCharType="separate"/>
      </w:r>
      <w:r w:rsidR="003661AD" w:rsidRPr="003661AD">
        <w:rPr>
          <w:rFonts w:eastAsiaTheme="minorHAnsi"/>
          <w:kern w:val="0"/>
          <w:szCs w:val="24"/>
        </w:rPr>
        <w:t> [54]</w:t>
      </w:r>
      <w:r w:rsidR="00A64960">
        <w:fldChar w:fldCharType="end"/>
      </w:r>
    </w:p>
    <w:p w14:paraId="1519CEDC" w14:textId="77777777" w:rsidR="006B0D96" w:rsidRDefault="00196609" w:rsidP="006B0D96">
      <w:pPr>
        <w:keepNext/>
        <w:jc w:val="center"/>
      </w:pPr>
      <w:r w:rsidRPr="008D3035">
        <w:rPr>
          <w:noProof/>
        </w:rPr>
        <w:drawing>
          <wp:inline distT="0" distB="0" distL="0" distR="0" wp14:anchorId="568DDD99" wp14:editId="527B81F4">
            <wp:extent cx="2749714" cy="3360762"/>
            <wp:effectExtent l="0" t="0" r="0" b="0"/>
            <wp:docPr id="1577531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1166" name="Picture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9714" cy="3360762"/>
                    </a:xfrm>
                    <a:prstGeom prst="rect">
                      <a:avLst/>
                    </a:prstGeom>
                  </pic:spPr>
                </pic:pic>
              </a:graphicData>
            </a:graphic>
          </wp:inline>
        </w:drawing>
      </w:r>
    </w:p>
    <w:p w14:paraId="01DC8EC1" w14:textId="7898C069" w:rsidR="00196609" w:rsidRDefault="00C05D69" w:rsidP="00DD627F">
      <w:pPr>
        <w:pStyle w:val="Caption"/>
        <w:ind w:firstLine="0"/>
      </w:pPr>
      <w:r>
        <w:t xml:space="preserve">FIG. </w:t>
      </w:r>
      <w:r w:rsidR="006B0D96">
        <w:t>S</w:t>
      </w:r>
      <w:r w:rsidR="003F2334">
        <w:fldChar w:fldCharType="begin"/>
      </w:r>
      <w:r w:rsidR="003F2334">
        <w:instrText xml:space="preserve"> SEQ S \* ARABIC </w:instrText>
      </w:r>
      <w:r w:rsidR="003F2334">
        <w:fldChar w:fldCharType="separate"/>
      </w:r>
      <w:r w:rsidR="003F2334">
        <w:rPr>
          <w:noProof/>
        </w:rPr>
        <w:t>5</w:t>
      </w:r>
      <w:r w:rsidR="003F2334">
        <w:rPr>
          <w:noProof/>
        </w:rPr>
        <w:fldChar w:fldCharType="end"/>
      </w:r>
      <w:r w:rsidR="006B0D96">
        <w:t xml:space="preserve"> </w:t>
      </w:r>
      <w:r w:rsidR="00DD627F" w:rsidRPr="006C382B">
        <w:rPr>
          <w:b/>
          <w:bCs/>
        </w:rPr>
        <w:t>(a)</w:t>
      </w:r>
      <w:r w:rsidR="00DD627F" w:rsidRPr="006C382B">
        <w:t xml:space="preserve"> GIWAXS image of ZnPc deposited on </w:t>
      </w:r>
      <w:r w:rsidR="00DD627F">
        <w:t xml:space="preserve">native-oxide </w:t>
      </w:r>
      <w:r w:rsidR="00DD627F" w:rsidRPr="006C382B">
        <w:t xml:space="preserve">silicon substrate. </w:t>
      </w:r>
      <w:r w:rsidR="00DD627F" w:rsidRPr="006C382B">
        <w:rPr>
          <w:b/>
          <w:bCs/>
        </w:rPr>
        <w:t>(b)</w:t>
      </w:r>
      <w:r w:rsidR="00DD627F" w:rsidRPr="006C382B">
        <w:t xml:space="preserve"> 1</w:t>
      </w:r>
      <w:r w:rsidR="00DD627F">
        <w:t>D</w:t>
      </w:r>
      <w:r w:rsidR="00DD627F" w:rsidRPr="006C382B">
        <w:t xml:space="preserve"> reduction </w:t>
      </w:r>
      <w:r w:rsidR="00DD627F">
        <w:t>showing</w:t>
      </w:r>
      <w:r w:rsidR="00DD627F" w:rsidRPr="006C382B">
        <w:t xml:space="preserve"> </w:t>
      </w:r>
      <w:r w:rsidR="00DD627F">
        <w:t>the out-of-plane</w:t>
      </w:r>
      <w:r w:rsidR="00DD627F" w:rsidRPr="006C382B">
        <w:t xml:space="preserve"> (200) peak at 0.50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00DD627F" w:rsidRPr="006C382B">
        <w:t xml:space="preserve"> (12.6 </w:t>
      </w:r>
      <m:oMath>
        <m:r>
          <w:rPr>
            <w:rFonts w:ascii="Cambria Math" w:hAnsi="Cambria Math"/>
          </w:rPr>
          <m:t>Å</m:t>
        </m:r>
      </m:oMath>
      <w:r w:rsidR="00DD627F" w:rsidRPr="006C382B">
        <w:t>)</w:t>
      </w:r>
      <w:r w:rsidR="00DD627F">
        <w:t xml:space="preserve">, it’s broadened second order (400) near </w:t>
      </w:r>
      <m:oMath>
        <m:r>
          <w:rPr>
            <w:rFonts w:ascii="Cambria Math" w:hAnsi="Cambria Math"/>
          </w:rPr>
          <m:t>1</m:t>
        </m:r>
        <m:sSup>
          <m:sSupPr>
            <m:ctrlPr>
              <w:rPr>
                <w:rFonts w:ascii="Cambria Math" w:hAnsi="Cambria Math"/>
                <w:i/>
              </w:rPr>
            </m:ctrlPr>
          </m:sSupPr>
          <m:e>
            <m:r>
              <w:rPr>
                <w:rFonts w:ascii="Cambria Math" w:hAnsi="Cambria Math"/>
              </w:rPr>
              <m:t>Å</m:t>
            </m:r>
          </m:e>
          <m:sup>
            <m:r>
              <w:rPr>
                <w:rFonts w:ascii="Cambria Math" w:hAnsi="Cambria Math"/>
              </w:rPr>
              <m:t>-1</m:t>
            </m:r>
          </m:sup>
        </m:sSup>
      </m:oMath>
      <w:r w:rsidR="00DD627F">
        <w:t>,</w:t>
      </w:r>
      <w:r w:rsidR="00DD627F" w:rsidRPr="006C382B">
        <w:t xml:space="preserve"> </w:t>
      </w:r>
      <w:r w:rsidR="00DD627F">
        <w:t xml:space="preserve">the </w:t>
      </w:r>
      <w:r w:rsidR="00DD627F" w:rsidRPr="006C382B">
        <w:t xml:space="preserve">in-plane (002) </w:t>
      </w:r>
      <w:r w:rsidR="00DD627F">
        <w:t xml:space="preserve">peak </w:t>
      </w:r>
      <w:r w:rsidR="00DD627F" w:rsidRPr="006C382B">
        <w:t xml:space="preserve">at 0.53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00DD627F">
        <w:t xml:space="preserve"> </w:t>
      </w:r>
      <w:r w:rsidR="00DD627F" w:rsidRPr="006C382B">
        <w:t xml:space="preserve">(11.8 </w:t>
      </w:r>
      <m:oMath>
        <m:r>
          <w:rPr>
            <w:rFonts w:ascii="Cambria Math" w:hAnsi="Cambria Math"/>
          </w:rPr>
          <m:t>Å</m:t>
        </m:r>
      </m:oMath>
      <w:r w:rsidR="00DD627F" w:rsidRPr="006C382B">
        <w:t>)</w:t>
      </w:r>
      <w:r w:rsidR="00DD627F">
        <w:t xml:space="preserve"> as well as a mixed index </w:t>
      </w:r>
      <m:oMath>
        <m:r>
          <w:rPr>
            <w:rFonts w:ascii="Cambria Math" w:hAnsi="Cambria Math"/>
          </w:rPr>
          <m:t>π-π</m:t>
        </m:r>
      </m:oMath>
      <w:r w:rsidR="00DD627F">
        <w:t xml:space="preserve"> stacking peak at </w:t>
      </w:r>
      <w:r w:rsidR="00DD627F" w:rsidRPr="006C382B">
        <w:t xml:space="preserve">1.89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00DD627F" w:rsidRPr="006C382B">
        <w:t xml:space="preserve"> (3.3 </w:t>
      </w:r>
      <m:oMath>
        <m:r>
          <w:rPr>
            <w:rFonts w:ascii="Cambria Math" w:hAnsi="Cambria Math"/>
          </w:rPr>
          <m:t>Å</m:t>
        </m:r>
      </m:oMath>
      <w:r w:rsidR="00DD627F" w:rsidRPr="006C382B">
        <w:t>).</w:t>
      </w:r>
      <w:r w:rsidR="00DD627F">
        <w:t xml:space="preserve"> Weak arks near </w:t>
      </w:r>
      <m:oMath>
        <m:r>
          <w:rPr>
            <w:rFonts w:ascii="Cambria Math" w:hAnsi="Cambria Math"/>
          </w:rPr>
          <m:t>±</m:t>
        </m:r>
        <m:sSup>
          <m:sSupPr>
            <m:ctrlPr>
              <w:rPr>
                <w:rFonts w:ascii="Cambria Math" w:hAnsi="Cambria Math"/>
                <w:i/>
              </w:rPr>
            </m:ctrlPr>
          </m:sSupPr>
          <m:e>
            <m:r>
              <w:rPr>
                <w:rFonts w:ascii="Cambria Math" w:hAnsi="Cambria Math"/>
              </w:rPr>
              <m:t>45</m:t>
            </m:r>
          </m:e>
          <m:sup>
            <m:r>
              <w:rPr>
                <w:rFonts w:ascii="Cambria Math" w:hAnsi="Cambria Math"/>
              </w:rPr>
              <m:t>∘</m:t>
            </m:r>
          </m:sup>
        </m:sSup>
      </m:oMath>
      <w:r w:rsidR="00DD627F">
        <w:t xml:space="preserve"> from the substrate normal, makers (20*) in </w:t>
      </w:r>
      <w:r w:rsidR="00DD627F" w:rsidRPr="00C1514A">
        <w:rPr>
          <w:b/>
          <w:bCs/>
        </w:rPr>
        <w:t>(a)</w:t>
      </w:r>
      <w:r w:rsidR="00DD627F">
        <w:t>, are tentatively assigned to a mixed-index reflection but are too broad azimuthally for a definitive index.</w:t>
      </w:r>
    </w:p>
    <w:p w14:paraId="0B3E00DF" w14:textId="3DFC5034" w:rsidR="00C5359F" w:rsidRDefault="00C1514A" w:rsidP="007F57E9">
      <w:pPr>
        <w:pStyle w:val="MainText"/>
      </w:pPr>
      <w:r>
        <w:t xml:space="preserve">The GIWAXS texture corroborates the polymorph and orientation assignments assigned though </w:t>
      </w:r>
      <w:r w:rsidR="00E548B8">
        <w:t>ellipsometric</w:t>
      </w:r>
      <w:r>
        <w:t xml:space="preserve"> opti</w:t>
      </w:r>
      <w:r w:rsidR="00E548B8">
        <w:t xml:space="preserve">cal constants. </w:t>
      </w:r>
      <w:r w:rsidR="009720E1">
        <w:t xml:space="preserve">The out-of-plane (200) reflection at </w:t>
      </w:r>
      <m:oMath>
        <m:r>
          <w:rPr>
            <w:rFonts w:ascii="Cambria Math" w:hAnsi="Cambria Math"/>
          </w:rPr>
          <m:t>d=12.6 Å</m:t>
        </m:r>
      </m:oMath>
      <w:r w:rsidR="00FE2A7B">
        <w:t xml:space="preserve"> </w:t>
      </w:r>
      <w:r w:rsidR="009720E1">
        <w:t xml:space="preserve">together with the in-plane (002) and </w:t>
      </w:r>
      <m:oMath>
        <m:r>
          <w:rPr>
            <w:rFonts w:ascii="Cambria Math" w:hAnsi="Cambria Math"/>
          </w:rPr>
          <m:t>π-π</m:t>
        </m:r>
      </m:oMath>
      <w:r w:rsidR="009720E1">
        <w:t xml:space="preserve"> stacking reflections place the</w:t>
      </w:r>
      <w:r w:rsidR="00721444">
        <w:t xml:space="preserve"> film in agreement with edge-on textured ZnPc on weakly interacting oxides</w:t>
      </w:r>
      <w:r w:rsidR="005154F6">
        <w:t>.</w:t>
      </w:r>
      <w:r w:rsidR="005154F6">
        <w:fldChar w:fldCharType="begin"/>
      </w:r>
      <w:r w:rsidR="003661AD">
        <w:instrText xml:space="preserve"> ADDIN ZOTERO_ITEM CSL_CITATION {"citationID":"IdPa94Rn","properties":{"unsorted":false,"formattedCitation":"\\uc0\\u160{}[14,53]","plainCitation":" [14,53]","noteIndex":0},"citationItems":[{"id":1719,"uris":["http://zotero.org/groups/4874203/items/ZPPI5XHE"],"itemData":{"id":1719,"type":"article-journal","abstract":"We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1845,"uris":["http://zotero.org/groups/4874203/items/F3X9BJQ6"],"itemData":{"id":1845,"type":"article-journal","abstract":"In the photoactive film of organic solar cells, the orientation of the absorber molecules is one of the key parameters to achieve high absorption and high photocurrents as well as efficient exciton and charge transport. However, most organic absorber small molecules, such as zinc-phthalocyanine (ZnPc) or diindenoperylene (DIP) grow more or less upright standing in crystalline thin films. Considering absorption, this molecular alignment is unfavorable. In this work we control the orientation of ZnPc and DIP in crystalline absorber films by varying the substrate or organic underlayer appropriately. For this purpose, a precise evaluation of the molecular orientation and packing is important. We find that a combination of the methods variable angle spectroscopic ellipsometry (VASE) and grazing incidence X-ray diffraction (GIXRD) can fulfill this requirement. The combination of these complementary methods shows that the growth of DIP and ZnPc is nearly upright standing on weakly interacting substrates, like glass or amorphous charge transport films. In contrast, on strongly interacting metal sublayers and PTCDA templating layers, both molecules arrange in a strongly tilted orientation (mean tilt angle 54°-71° with respect to the substrate normal), inducing a significant enhancement of absorption (maximum extinction coefficient from 0.72 to 1.3 for ZnPc and 0.14 to 0.4 for DIP). However, even when deposited on metal or PTCDA sublayers, not all ZnPc and DIP molecules in the film are oriented in the desired flat-lying fashion. This highlights that classifying organic films into either solely flat lying structures or solely upright standing structures, as often made in literature, is a too simplified picture.","citation-key":"schunemannEvaluationControlOrientation2013","container-title":"The Journal of Physical Chemistry C","DOI":"10.1021/jp400604j","ISSN":"1932-7447","issue":"22","journalAbbreviation":"J. Phys. Chem. C","page":"11600-11609","publisher":"American Chemical Society","source":"ACS Publications","title":"Evaluation and Control of the Orientation of Small Molecules for Strongly Absorbing Organic Thin Films","volume":"117","author":[{"family":"Schünemann","given":"Christoph"},{"family":"Wynands","given":"David"},{"family":"Eichhorn","given":"Klaus-Jochen"},{"family":"Stamm","given":"Manfred"},{"family":"Leo","given":"Karl"},{"family":"Riede","given":"Moritz"}],"issued":{"date-parts":[["2013",6,6]]}}}],"schema":"https://github.com/citation-style-language/schema/raw/master/csl-citation.json"} </w:instrText>
      </w:r>
      <w:r w:rsidR="005154F6">
        <w:fldChar w:fldCharType="separate"/>
      </w:r>
      <w:r w:rsidR="003661AD" w:rsidRPr="003661AD">
        <w:rPr>
          <w:rFonts w:eastAsiaTheme="minorHAnsi"/>
          <w:kern w:val="0"/>
          <w:szCs w:val="24"/>
        </w:rPr>
        <w:t> [14,53]</w:t>
      </w:r>
      <w:r w:rsidR="005154F6">
        <w:fldChar w:fldCharType="end"/>
      </w:r>
      <w:r w:rsidR="005154F6">
        <w:t xml:space="preserve"> The (200) spacing matches the relaxed </w:t>
      </w:r>
      <m:oMath>
        <m:r>
          <w:rPr>
            <w:rFonts w:ascii="Cambria Math" w:hAnsi="Cambria Math"/>
          </w:rPr>
          <m:t>γ</m:t>
        </m:r>
      </m:oMath>
      <w:r w:rsidR="00024E70">
        <w:t>-ZnPc</w:t>
      </w:r>
      <w:r w:rsidR="00815C12">
        <w:t xml:space="preserve"> (herringbone / </w:t>
      </w:r>
      <m:oMath>
        <m:r>
          <w:rPr>
            <w:rFonts w:ascii="Cambria Math" w:hAnsi="Cambria Math"/>
          </w:rPr>
          <m:t>α-</m:t>
        </m:r>
      </m:oMath>
      <w:r w:rsidR="00815C12">
        <w:t>II family)</w:t>
      </w:r>
      <w:r w:rsidR="00024E70">
        <w:t xml:space="preserve"> value of 12.67 </w:t>
      </w:r>
      <m:oMath>
        <m:r>
          <w:rPr>
            <w:rFonts w:ascii="Cambria Math" w:hAnsi="Cambria Math"/>
          </w:rPr>
          <m:t>Å</m:t>
        </m:r>
      </m:oMath>
      <w:r w:rsidR="00024E70">
        <w:t xml:space="preserve"> rather than the strained early growth </w:t>
      </w:r>
      <w:r w:rsidR="00873C84">
        <w:t>spacing observed in the initial layers of growth.</w:t>
      </w:r>
      <w:r w:rsidR="00873C84">
        <w:fldChar w:fldCharType="begin"/>
      </w:r>
      <w:r w:rsidR="003661AD">
        <w:instrText xml:space="preserve"> ADDIN ZOTERO_ITEM CSL_CITATION {"citationID":"haqYNL37","properties":{"unsorted":false,"formattedCitation":"\\uc0\\u160{}[14]","plainCitation":" [14]","noteIndex":0},"citationItems":[{"id":1719,"uris":["http://zotero.org/groups/4874203/items/ZPPI5XHE"],"itemData":{"id":1719,"type":"article-journal","abstract":"We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873C84">
        <w:fldChar w:fldCharType="separate"/>
      </w:r>
      <w:r w:rsidR="003661AD" w:rsidRPr="003661AD">
        <w:rPr>
          <w:rFonts w:eastAsiaTheme="minorHAnsi"/>
          <w:kern w:val="0"/>
          <w:szCs w:val="24"/>
        </w:rPr>
        <w:t> [14]</w:t>
      </w:r>
      <w:r w:rsidR="00873C84">
        <w:fldChar w:fldCharType="end"/>
      </w:r>
      <w:r w:rsidR="00583F67">
        <w:t xml:space="preserve"> </w:t>
      </w:r>
      <w:r w:rsidR="00AA3E9D">
        <w:t xml:space="preserve"> </w:t>
      </w:r>
    </w:p>
    <w:p w14:paraId="02D55BC1" w14:textId="46C33347" w:rsidR="00843274" w:rsidRPr="00BB2D75" w:rsidRDefault="00843274" w:rsidP="00BB2D75">
      <w:pPr>
        <w:pStyle w:val="Heading2"/>
      </w:pPr>
      <w:r w:rsidRPr="00BB2D75">
        <w:t>Atomic force microscopy</w:t>
      </w:r>
    </w:p>
    <w:p w14:paraId="764BEEE7" w14:textId="3A779647" w:rsidR="00196609" w:rsidRDefault="00196609" w:rsidP="007F57E9">
      <w:pPr>
        <w:pStyle w:val="MainText"/>
      </w:pPr>
      <w:r w:rsidRPr="008D3035">
        <w:lastRenderedPageBreak/>
        <w:t xml:space="preserve">Atomic force microscopy (AFM) </w:t>
      </w:r>
      <w:r w:rsidR="000158BB">
        <w:t>height</w:t>
      </w:r>
      <w:r w:rsidRPr="008D3035">
        <w:t xml:space="preserve"> </w:t>
      </w:r>
      <w:r w:rsidR="00D8782B">
        <w:t>maps</w:t>
      </w:r>
      <w:r w:rsidRPr="008D3035">
        <w:t xml:space="preserve"> were acquired </w:t>
      </w:r>
      <w:r w:rsidR="00EF0505">
        <w:t>on a</w:t>
      </w:r>
      <w:r w:rsidRPr="008D3035">
        <w:t xml:space="preserve"> Bruker Dimension Icon </w:t>
      </w:r>
      <w:r w:rsidR="00F20246">
        <w:t>in tapping mode with a</w:t>
      </w:r>
      <w:r w:rsidRPr="008D3035">
        <w:t xml:space="preserve"> TESPA-V2 SAMPLE </w:t>
      </w:r>
      <w:r w:rsidR="00F20246">
        <w:t>probe</w:t>
      </w:r>
      <w:r w:rsidRPr="008D3035">
        <w:t xml:space="preserve">. </w:t>
      </w:r>
      <w:r w:rsidR="000638E2">
        <w:t>Scans where processed using</w:t>
      </w:r>
      <w:r w:rsidRPr="008D3035">
        <w:t xml:space="preserve"> Gwyddion</w:t>
      </w:r>
      <w:r w:rsidR="00B83F1D">
        <w:fldChar w:fldCharType="begin"/>
      </w:r>
      <w:r w:rsidR="003661AD">
        <w:instrText xml:space="preserve"> ADDIN ZOTERO_ITEM CSL_CITATION {"citationID":"BTcIIodd","properties":{"unsorted":false,"formattedCitation":"\\uc0\\u160{}[55]","plainCitation":" [55]","noteIndex":0},"citationItems":[{"id":1847,"uris":["http://zotero.org/groups/4874203/items/SBTMQFSH"],"itemData":{"id":1847,"type":"article-journal","abstract":"Abstract\n            In this article, we review special features of Gwyddion—a modular, multiplatform, open-source software for scanning probe microscopy data processing, which is available at http://gwyddion.net/. We describe its architecture with emphasis on modularity and easy integration of the provided algorithms into other software. Special functionalities, such as data processing from non-rectangular areas, grain and particle analysis, and metrology support are discussed as well. It is shown that on the basis of open-source software development, a fully functional software package can be created that covers the needs of a large part of the scanning probe microscopy user community.","citation-key":"necasGwyddionOpensourceSoftware2012","container-title":"Open Physics","DOI":"10.2478/s11534-011-0096-2","ISSN":"2391-5471","issue":"1","language":"en","license":"http://creativecommons.org/licenses/by-nc-nd/3.0/","page":"181-188","source":"DOI.org (Crossref)","title":"Gwyddion: an open-source software for SPM data analysis","title-short":"Gwyddion","volume":"10","author":[{"family":"Nečas","given":"David"},{"family":"Klapetek","given":"Petr"}],"issued":{"date-parts":[["2012",2,1]]}}}],"schema":"https://github.com/citation-style-language/schema/raw/master/csl-citation.json"} </w:instrText>
      </w:r>
      <w:r w:rsidR="00B83F1D">
        <w:fldChar w:fldCharType="separate"/>
      </w:r>
      <w:r w:rsidR="003661AD" w:rsidRPr="003661AD">
        <w:rPr>
          <w:rFonts w:eastAsiaTheme="minorHAnsi"/>
          <w:kern w:val="0"/>
          <w:szCs w:val="24"/>
        </w:rPr>
        <w:t> [55]</w:t>
      </w:r>
      <w:r w:rsidR="00B83F1D">
        <w:fldChar w:fldCharType="end"/>
      </w:r>
      <w:r w:rsidR="00500BF0">
        <w:t xml:space="preserve"> to extract root-mean-square (RMS) roughness values.</w:t>
      </w:r>
      <w:r w:rsidR="003E4A6C">
        <w:t xml:space="preserve"> </w:t>
      </w:r>
      <w:r w:rsidR="007B6A38">
        <w:t xml:space="preserve">Film morphologies and RMS roughness values </w:t>
      </w:r>
      <w:r w:rsidR="0036327E">
        <w:t>were</w:t>
      </w:r>
      <w:r w:rsidR="007B6A38">
        <w:t xml:space="preserve"> used to pre-characterize film </w:t>
      </w:r>
      <w:r w:rsidR="0036327E">
        <w:t xml:space="preserve">surface </w:t>
      </w:r>
      <w:r w:rsidR="007B6A38">
        <w:t xml:space="preserve">roughness </w:t>
      </w:r>
      <w:r w:rsidR="0036327E">
        <w:t>and morphology</w:t>
      </w:r>
      <w:r w:rsidR="007B6A38">
        <w:t xml:space="preserve"> PXR measurements</w:t>
      </w:r>
      <w:r w:rsidR="0036327E">
        <w:t xml:space="preserve">. </w:t>
      </w:r>
    </w:p>
    <w:p w14:paraId="1BD46ECD" w14:textId="77777777" w:rsidR="00DD627F" w:rsidRDefault="00AE541D" w:rsidP="00DD627F">
      <w:pPr>
        <w:pStyle w:val="MainText"/>
        <w:keepNext/>
        <w:jc w:val="center"/>
      </w:pPr>
      <w:r>
        <w:rPr>
          <w:noProof/>
        </w:rPr>
        <w:drawing>
          <wp:inline distT="0" distB="0" distL="0" distR="0" wp14:anchorId="1F56C6C7" wp14:editId="6426FCBB">
            <wp:extent cx="1816100" cy="1323288"/>
            <wp:effectExtent l="0" t="0" r="0" b="0"/>
            <wp:docPr id="184919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5167"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16100" cy="1323288"/>
                    </a:xfrm>
                    <a:prstGeom prst="rect">
                      <a:avLst/>
                    </a:prstGeom>
                  </pic:spPr>
                </pic:pic>
              </a:graphicData>
            </a:graphic>
          </wp:inline>
        </w:drawing>
      </w:r>
    </w:p>
    <w:p w14:paraId="3823BC59" w14:textId="6C92BE5F" w:rsidR="00DA0B62" w:rsidRDefault="00C05D69" w:rsidP="00DD627F">
      <w:pPr>
        <w:pStyle w:val="Caption"/>
        <w:ind w:firstLine="0"/>
      </w:pPr>
      <w:r>
        <w:t xml:space="preserve">FIG. </w:t>
      </w:r>
      <w:r w:rsidR="00DD627F" w:rsidRPr="00C05D69">
        <w:t>S</w:t>
      </w:r>
      <w:r w:rsidR="00DD627F" w:rsidRPr="00C05D69">
        <w:fldChar w:fldCharType="begin"/>
      </w:r>
      <w:r w:rsidR="00DD627F" w:rsidRPr="00C05D69">
        <w:instrText xml:space="preserve"> SEQ S \* ARABIC </w:instrText>
      </w:r>
      <w:r w:rsidR="00DD627F" w:rsidRPr="00C05D69">
        <w:fldChar w:fldCharType="separate"/>
      </w:r>
      <w:r w:rsidR="003F2334" w:rsidRPr="00C05D69">
        <w:rPr>
          <w:noProof/>
        </w:rPr>
        <w:t>6</w:t>
      </w:r>
      <w:r w:rsidR="00DD627F" w:rsidRPr="00C05D69">
        <w:fldChar w:fldCharType="end"/>
      </w:r>
      <w:r w:rsidR="00DD627F">
        <w:t xml:space="preserve"> </w:t>
      </w:r>
      <w:r w:rsidR="00DD627F" w:rsidRPr="00146F03">
        <w:t>AFM height map of ZnPc sample from the same batch used for PXR measurement. RMS roughness measured as 0.8 nm.</w:t>
      </w:r>
    </w:p>
    <w:p w14:paraId="26EF1A7E" w14:textId="3168D6A7" w:rsidR="00DE1F52" w:rsidRPr="00BB2D75" w:rsidRDefault="0076153E" w:rsidP="00BB2D75">
      <w:pPr>
        <w:pStyle w:val="Heading2"/>
      </w:pPr>
      <w:r w:rsidRPr="00BB2D75">
        <w:t xml:space="preserve">Effect or growth parameters for </w:t>
      </w:r>
      <w:r w:rsidR="00DE1F52" w:rsidRPr="00BB2D75">
        <w:t xml:space="preserve">Copper </w:t>
      </w:r>
      <w:r w:rsidR="00C36B00" w:rsidRPr="00BB2D75">
        <w:t xml:space="preserve">(II) Iodide </w:t>
      </w:r>
      <w:r w:rsidRPr="00BB2D75">
        <w:t>patterned films</w:t>
      </w:r>
    </w:p>
    <w:p w14:paraId="63903B6C" w14:textId="63DB772C" w:rsidR="00C36B00" w:rsidRPr="0076153E" w:rsidRDefault="0076153E" w:rsidP="007F57E9">
      <w:pPr>
        <w:pStyle w:val="MainText"/>
      </w:pPr>
      <w:r>
        <w:t xml:space="preserve">A film series was prepared for ZnPc grown </w:t>
      </w:r>
      <w:r w:rsidR="009F4C42">
        <w:t xml:space="preserve">on a 3 nm CuI patterning layer to identify </w:t>
      </w:r>
      <w:r w:rsidR="00B54A1D">
        <w:t xml:space="preserve">deposition conditions to make suitable PXR </w:t>
      </w:r>
      <w:r w:rsidR="00B6565A">
        <w:t xml:space="preserve">samples. </w:t>
      </w:r>
      <w:r w:rsidR="001D17BF">
        <w:t xml:space="preserve">Samples </w:t>
      </w:r>
      <w:r w:rsidR="00201E69">
        <w:t>were</w:t>
      </w:r>
      <w:r w:rsidR="001D17BF">
        <w:t xml:space="preserve"> grown to a target of </w:t>
      </w:r>
      <w:r w:rsidR="002D0965">
        <w:t>20</w:t>
      </w:r>
      <w:r w:rsidR="001D17BF">
        <w:t xml:space="preserve"> nm as measured via </w:t>
      </w:r>
      <w:r w:rsidR="00201E69">
        <w:t>QCM and</w:t>
      </w:r>
      <w:r w:rsidR="0025195F">
        <w:t xml:space="preserve"> validated though spectroscopic ellipsometry. </w:t>
      </w:r>
      <w:r w:rsidR="00201E69">
        <w:t xml:space="preserve">AFM height maps were performed for the series and displayed below. </w:t>
      </w:r>
    </w:p>
    <w:p w14:paraId="6407021C" w14:textId="77777777" w:rsidR="00DD627F" w:rsidRDefault="00A136A4" w:rsidP="00DD627F">
      <w:pPr>
        <w:keepNext/>
        <w:jc w:val="center"/>
      </w:pPr>
      <w:r>
        <w:rPr>
          <w:noProof/>
        </w:rPr>
        <w:drawing>
          <wp:inline distT="0" distB="0" distL="0" distR="0" wp14:anchorId="3FC59CE7" wp14:editId="78279345">
            <wp:extent cx="2684136" cy="3110753"/>
            <wp:effectExtent l="0" t="0" r="0" b="1270"/>
            <wp:docPr id="1155218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8432" name="Picture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95782" cy="3124250"/>
                    </a:xfrm>
                    <a:prstGeom prst="rect">
                      <a:avLst/>
                    </a:prstGeom>
                  </pic:spPr>
                </pic:pic>
              </a:graphicData>
            </a:graphic>
          </wp:inline>
        </w:drawing>
      </w:r>
    </w:p>
    <w:p w14:paraId="5D905128" w14:textId="554BEA92" w:rsidR="00A136A4" w:rsidRDefault="00C05D69" w:rsidP="00DD627F">
      <w:pPr>
        <w:pStyle w:val="Caption"/>
        <w:ind w:firstLine="0"/>
      </w:pPr>
      <w:r>
        <w:t xml:space="preserve">FIG. </w:t>
      </w:r>
      <w:r w:rsidR="00DD627F" w:rsidRPr="00C05D69">
        <w:t>S</w:t>
      </w:r>
      <w:r w:rsidR="00DD627F" w:rsidRPr="00C05D69">
        <w:fldChar w:fldCharType="begin"/>
      </w:r>
      <w:r w:rsidR="00DD627F" w:rsidRPr="00C05D69">
        <w:instrText xml:space="preserve"> SEQ S \* ARABIC </w:instrText>
      </w:r>
      <w:r w:rsidR="00DD627F" w:rsidRPr="00C05D69">
        <w:fldChar w:fldCharType="separate"/>
      </w:r>
      <w:r w:rsidR="003F2334" w:rsidRPr="00C05D69">
        <w:rPr>
          <w:noProof/>
        </w:rPr>
        <w:t>7</w:t>
      </w:r>
      <w:r w:rsidR="00DD627F" w:rsidRPr="00C05D69">
        <w:fldChar w:fldCharType="end"/>
      </w:r>
      <w:r w:rsidR="00DD627F">
        <w:t xml:space="preserve"> AFM height map of ZnPc under different deposition conditions. </w:t>
      </w:r>
      <w:r w:rsidR="00DD627F">
        <w:rPr>
          <w:b/>
          <w:bCs/>
        </w:rPr>
        <w:t>(a-c)</w:t>
      </w:r>
      <w:r w:rsidR="00DD627F">
        <w:t xml:space="preserve"> ZnPc deposited on a 3 nm CuI patterning layer as a function of deposition rate (left .15 </w:t>
      </w:r>
      <m:oMath>
        <m:r>
          <w:rPr>
            <w:rFonts w:ascii="Cambria Math" w:hAnsi="Cambria Math"/>
          </w:rPr>
          <m:t>Å/s</m:t>
        </m:r>
      </m:oMath>
      <w:r w:rsidR="00DD627F">
        <w:t xml:space="preserve">, right </w:t>
      </w:r>
      <m:oMath>
        <m:r>
          <w:rPr>
            <w:rFonts w:ascii="Cambria Math" w:hAnsi="Cambria Math"/>
          </w:rPr>
          <m:t>.5 Å/s</m:t>
        </m:r>
      </m:oMath>
      <w:r w:rsidR="00DD627F">
        <w:t xml:space="preserve">) and substrate temperature </w:t>
      </w:r>
      <w:r w:rsidR="00DD627F" w:rsidRPr="008E0F52">
        <w:rPr>
          <w:b/>
          <w:bCs/>
        </w:rPr>
        <w:t>(a)</w:t>
      </w:r>
      <w:r w:rsidR="00DD627F">
        <w:t xml:space="preserve"> -50 C, room temperature </w:t>
      </w:r>
      <w:r w:rsidR="00DD627F">
        <w:rPr>
          <w:b/>
          <w:bCs/>
        </w:rPr>
        <w:t xml:space="preserve">(b) </w:t>
      </w:r>
      <w:r w:rsidR="00DD627F">
        <w:t xml:space="preserve">24 C, and </w:t>
      </w:r>
      <w:r w:rsidR="00DD627F">
        <w:rPr>
          <w:b/>
          <w:bCs/>
        </w:rPr>
        <w:t xml:space="preserve">(c) </w:t>
      </w:r>
      <w:r w:rsidR="00DD627F">
        <w:t>100 C.</w:t>
      </w:r>
    </w:p>
    <w:p w14:paraId="25CF993A" w14:textId="7909CEF8" w:rsidR="00DE1F52" w:rsidRPr="00DE1F52" w:rsidRDefault="00201E69" w:rsidP="007F57E9">
      <w:pPr>
        <w:pStyle w:val="MainText"/>
      </w:pPr>
      <w:r>
        <w:t xml:space="preserve">The </w:t>
      </w:r>
      <w:r w:rsidR="000F70AC">
        <w:t xml:space="preserve">surface texture for these films </w:t>
      </w:r>
      <w:r w:rsidR="00503769">
        <w:t xml:space="preserve">shows </w:t>
      </w:r>
      <w:r w:rsidR="00E53BE1">
        <w:t xml:space="preserve">dense, laterally uniform grains with significant RMS roughness across the </w:t>
      </w:r>
      <w:r w:rsidR="00E53BE1">
        <w:t xml:space="preserve">series. Increasing temperature leads to the formation of larger </w:t>
      </w:r>
      <w:r w:rsidR="00211545">
        <w:t xml:space="preserve">grains with more dispersity amongst their size. </w:t>
      </w:r>
      <w:r w:rsidR="00CA631C">
        <w:t xml:space="preserve">At 100C the </w:t>
      </w:r>
      <w:r w:rsidR="00F40C81">
        <w:t>morphology is most dependent on deposition rate, with the higher rate resulting in elongated domains and a larger RMS roughness.</w:t>
      </w:r>
      <w:r w:rsidR="00D105DB">
        <w:t xml:space="preserve"> Across </w:t>
      </w:r>
      <w:r w:rsidR="00377971">
        <w:t xml:space="preserve">all conditions, </w:t>
      </w:r>
      <w:r w:rsidR="0036203B">
        <w:t>film heights vary by more than the approximate layer thickness</w:t>
      </w:r>
      <w:r w:rsidR="007048ED">
        <w:t xml:space="preserve"> (</w:t>
      </w:r>
      <w:r w:rsidR="0036203B">
        <w:t>&gt; 20 nm</w:t>
      </w:r>
      <w:r w:rsidR="007048ED">
        <w:t xml:space="preserve">) suggesting that ZnPc does not form fully wetted </w:t>
      </w:r>
      <w:r w:rsidR="00A478E8">
        <w:t>and continuous layers when deposited on CuI, in agreement with prior work in device applications.</w:t>
      </w:r>
      <w:r w:rsidR="00A478E8">
        <w:fldChar w:fldCharType="begin"/>
      </w:r>
      <w:r w:rsidR="003661AD">
        <w:instrText xml:space="preserve"> ADDIN ZOTERO_ITEM CSL_CITATION {"citationID":"BjpVqrxD","properties":{"unsorted":false,"formattedCitation":"\\uc0\\u160{}[56]","plainCitation":" [56]","noteIndex":0},"citationItems":[{"id":1848,"uris":["http://zotero.org/groups/4874203/items/MVS5SHD6"],"itemData":{"id":1848,"type":"article-journal","abstract":"The molecular orientation of organic molecules of zinc phthalocyanine (ZnPc) in single-component films on copper iodide (CuI) substrates can be controlled to achieve a molecular orientation lying flat on the substrate (flat-on) owing to π–d orbital interactions between the ZnPc molecules and the CuI. A 3-fold enhancement in the performance of organic photovoltaic cells has been reported by introducing a CuI interlayer between a ZnPc:fullerene (C60) bulk heterojunction (BHJ) film and the substrate. However, the mechanism underpinning the resultant solar cell performance enhancement was unclear. Herein, we report on the results of using in situ reflection absorption spectroscopy measurements during the vacuum deposition of coevaporated ZnPc:C60 BHJ films on various substrates to investigate the ZnPc molecular orientation. Our results revealed that the flat-on molecular orientation of ZnPc molecules in ZnPc:C60 BHJ films on CuI interlayers and flat-on ZnPc substrates can be successfully identified via the strong π–π interactions between the BHJ film and the substrate. The π–π interactions between individual ZnPc molecules are stronger than the π–d interactions between ZnPc molecules and CuI in coevaporated ZnPc:C60 films, as is evident from the molecular orientation of ZnPc, as determined by in situ reflection absorption spectroscopy. Our findings demonstrate that precisely controlling the molecular orientations of the films could enhance organic photovoltaic (OPV) performance. The present work provides important insights that will enable the design of higher performance OPV cells.","citation-key":"chikamatsuIdentifyingMolecularOrientation2018a","container-title":"ACS Omega","DOI":"10.1021/acsomega.8b00099","issue":"5","journalAbbreviation":"ACS Omega","page":"5678-5684","publisher":"American Chemical Society","source":"ACS Publications","title":"Identifying Molecular Orientation in a Bulk Heterojunction Film by Infrared Reflection Absorption Spectroscopy","volume":"3","author":[{"family":"Chikamatsu","given":"Tatsuki"},{"family":"Shahiduzzaman","given":"Md."},{"family":"Yamamoto","given":"Kohei"},{"family":"Karakawa","given":"Makoto"},{"family":"Kuwabara","given":"Takayuki"},{"family":"Takahashi","given":"Kohshin"},{"family":"Taima","given":"Tetsuya"}],"issued":{"date-parts":[["2018",5,31]]}}}],"schema":"https://github.com/citation-style-language/schema/raw/master/csl-citation.json"} </w:instrText>
      </w:r>
      <w:r w:rsidR="00A478E8">
        <w:fldChar w:fldCharType="separate"/>
      </w:r>
      <w:r w:rsidR="003661AD" w:rsidRPr="003661AD">
        <w:rPr>
          <w:rFonts w:eastAsiaTheme="minorHAnsi"/>
          <w:kern w:val="0"/>
          <w:szCs w:val="24"/>
        </w:rPr>
        <w:t> [56]</w:t>
      </w:r>
      <w:r w:rsidR="00A478E8">
        <w:fldChar w:fldCharType="end"/>
      </w:r>
      <w:r w:rsidR="00800755">
        <w:t xml:space="preserve"> As such we surmise that</w:t>
      </w:r>
      <w:r w:rsidR="001506F2">
        <w:t xml:space="preserve"> when deposited on CuI</w:t>
      </w:r>
      <w:r w:rsidR="00931B2B">
        <w:t xml:space="preserve">, layers </w:t>
      </w:r>
      <w:r w:rsidR="00D85227">
        <w:t>grow</w:t>
      </w:r>
      <w:r w:rsidR="00931B2B">
        <w:t xml:space="preserve"> under </w:t>
      </w:r>
      <w:r w:rsidR="00D85227">
        <w:t xml:space="preserve">the </w:t>
      </w:r>
      <w:r w:rsidR="00931B2B">
        <w:t xml:space="preserve">Volmer-Weber (island) </w:t>
      </w:r>
      <w:r w:rsidR="00D85227">
        <w:t>process</w:t>
      </w:r>
      <w:r w:rsidR="003F07A1">
        <w:t xml:space="preserve">, developing towsers of ZnPc as opposed to continuous layer formation. </w:t>
      </w:r>
      <w:r w:rsidR="00974F4B">
        <w:t>PXR was attempted but could not be reduced to a reliable specular dataset due to the dominant off specular signal, consistent with incomplete surface coverage</w:t>
      </w:r>
    </w:p>
    <w:p w14:paraId="477C7B28" w14:textId="182BB4ED" w:rsidR="00A71932" w:rsidRDefault="00A71932" w:rsidP="008370C5">
      <w:pPr>
        <w:pStyle w:val="Heading2"/>
      </w:pPr>
      <w:r>
        <w:t>NEXAFS Spectroscopy</w:t>
      </w:r>
    </w:p>
    <w:p w14:paraId="03896FC7" w14:textId="77777777" w:rsidR="00DD627F" w:rsidRDefault="00F47F25" w:rsidP="00DD627F">
      <w:pPr>
        <w:pStyle w:val="Caption"/>
        <w:keepNext/>
        <w:jc w:val="center"/>
      </w:pPr>
      <w:r>
        <w:rPr>
          <w:noProof/>
        </w:rPr>
        <w:drawing>
          <wp:inline distT="0" distB="0" distL="0" distR="0" wp14:anchorId="735E309E" wp14:editId="38037836">
            <wp:extent cx="2512993" cy="3209365"/>
            <wp:effectExtent l="0" t="0" r="0" b="3810"/>
            <wp:docPr id="915564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64607"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30260" cy="3231417"/>
                    </a:xfrm>
                    <a:prstGeom prst="rect">
                      <a:avLst/>
                    </a:prstGeom>
                  </pic:spPr>
                </pic:pic>
              </a:graphicData>
            </a:graphic>
          </wp:inline>
        </w:drawing>
      </w:r>
    </w:p>
    <w:p w14:paraId="672F49E5" w14:textId="4D0705F8" w:rsidR="00F47F25" w:rsidRDefault="00C05D69" w:rsidP="00DD627F">
      <w:pPr>
        <w:pStyle w:val="Caption"/>
        <w:ind w:firstLine="0"/>
        <w:rPr>
          <w:b/>
          <w:bCs/>
        </w:rPr>
      </w:pPr>
      <w:r>
        <w:t xml:space="preserve">FIG. </w:t>
      </w:r>
      <w:r w:rsidR="00DD627F" w:rsidRPr="00C05D69">
        <w:t>S</w:t>
      </w:r>
      <w:r w:rsidR="00DD627F" w:rsidRPr="00C05D69">
        <w:fldChar w:fldCharType="begin"/>
      </w:r>
      <w:r w:rsidR="00DD627F" w:rsidRPr="00C05D69">
        <w:instrText xml:space="preserve"> SEQ S \* ARABIC </w:instrText>
      </w:r>
      <w:r w:rsidR="00DD627F" w:rsidRPr="00C05D69">
        <w:fldChar w:fldCharType="separate"/>
      </w:r>
      <w:r w:rsidR="003F2334" w:rsidRPr="00C05D69">
        <w:rPr>
          <w:noProof/>
        </w:rPr>
        <w:t>8</w:t>
      </w:r>
      <w:r w:rsidR="00DD627F" w:rsidRPr="00C05D69">
        <w:fldChar w:fldCharType="end"/>
      </w:r>
      <w:r w:rsidR="00DD627F">
        <w:t xml:space="preserve"> Comparison of refined clustered optical model with experimental NEXAFS spectroscopy. From the clustering approach, we find the molecular tilt angle of </w:t>
      </w:r>
      <m:oMath>
        <m:sSup>
          <m:sSupPr>
            <m:ctrlPr>
              <w:rPr>
                <w:rFonts w:ascii="Cambria Math" w:hAnsi="Cambria Math"/>
                <w:i/>
              </w:rPr>
            </m:ctrlPr>
          </m:sSupPr>
          <m:e>
            <m:r>
              <w:rPr>
                <w:rFonts w:ascii="Cambria Math" w:hAnsi="Cambria Math"/>
              </w:rPr>
              <m:t>74</m:t>
            </m:r>
          </m:e>
          <m:sup>
            <m:r>
              <w:rPr>
                <w:rFonts w:ascii="Cambria Math" w:hAnsi="Cambria Math"/>
              </w:rPr>
              <m:t>∘</m:t>
            </m:r>
          </m:sup>
        </m:sSup>
      </m:oMath>
      <w:r w:rsidR="00DD627F">
        <w:t>.</w:t>
      </w:r>
    </w:p>
    <w:p w14:paraId="1A8C19D8" w14:textId="66097D0F" w:rsidR="00450005" w:rsidRDefault="0017143E" w:rsidP="00F47F25">
      <w:pPr>
        <w:pStyle w:val="MainText"/>
      </w:pPr>
      <w:r>
        <w:t xml:space="preserve">NEXAFS spectroscopies were collected </w:t>
      </w:r>
      <w:r w:rsidR="00974F4B">
        <w:t>a</w:t>
      </w:r>
      <w:r>
        <w:t>t</w:t>
      </w:r>
      <w:r w:rsidR="00974F4B">
        <w:t xml:space="preserve"> the </w:t>
      </w:r>
      <w:r w:rsidR="00A43B08">
        <w:t>Soft X-ray Spectroscopy (SXR) beamline of the Australian Synchrotron, part of ANSTO</w:t>
      </w:r>
      <w:r>
        <w:t xml:space="preserve"> in total electron yield mo</w:t>
      </w:r>
      <w:r w:rsidR="00713C92">
        <w:t xml:space="preserve">de on Si wafers. Samples were prepared under similar conditions as for PXR </w:t>
      </w:r>
      <w:r w:rsidR="00A11524">
        <w:t>measurements yet</w:t>
      </w:r>
      <w:r w:rsidR="00713C92">
        <w:t xml:space="preserve"> were collected via a separate batch. </w:t>
      </w:r>
      <w:r w:rsidR="00A11524">
        <w:t>Spectra were collected at five sample</w:t>
      </w:r>
      <w:r w:rsidR="00A23DA5">
        <w:t xml:space="preserve"> alignments with respect to the incident electric field polarization vector with respect to the surface normal (</w:t>
      </w:r>
      <m:oMath>
        <m:sSup>
          <m:sSupPr>
            <m:ctrlPr>
              <w:rPr>
                <w:rFonts w:ascii="Cambria Math" w:hAnsi="Cambria Math"/>
                <w:i/>
              </w:rPr>
            </m:ctrlPr>
          </m:sSupPr>
          <m:e>
            <m:r>
              <w:rPr>
                <w:rFonts w:ascii="Cambria Math" w:hAnsi="Cambria Math"/>
              </w:rPr>
              <m:t>20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40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55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70</m:t>
            </m:r>
          </m:e>
          <m:sup>
            <m:r>
              <w:rPr>
                <w:rFonts w:ascii="Cambria Math" w:hAnsi="Cambria Math"/>
              </w:rPr>
              <m:t>∘</m:t>
            </m:r>
          </m:sup>
        </m:sSup>
        <m:r>
          <w:rPr>
            <w:rFonts w:ascii="Cambria Math" w:hAnsi="Cambria Math"/>
          </w:rPr>
          <m:t xml:space="preserve">, &amp; </m:t>
        </m:r>
        <m:sSup>
          <m:sSupPr>
            <m:ctrlPr>
              <w:rPr>
                <w:rFonts w:ascii="Cambria Math" w:hAnsi="Cambria Math"/>
                <w:i/>
              </w:rPr>
            </m:ctrlPr>
          </m:sSupPr>
          <m:e>
            <m:r>
              <w:rPr>
                <w:rFonts w:ascii="Cambria Math" w:hAnsi="Cambria Math"/>
              </w:rPr>
              <m:t>90</m:t>
            </m:r>
          </m:e>
          <m:sup>
            <m:r>
              <w:rPr>
                <w:rFonts w:ascii="Cambria Math" w:hAnsi="Cambria Math"/>
              </w:rPr>
              <m:t>∘</m:t>
            </m:r>
          </m:sup>
        </m:sSup>
      </m:oMath>
      <w:r w:rsidR="00A23DA5">
        <w:t xml:space="preserve">). </w:t>
      </w:r>
      <w:r w:rsidR="00EA5095">
        <w:t>NEXAFS was collected over the energy range of 270-350 eV</w:t>
      </w:r>
      <w:r w:rsidR="00C25398">
        <w:t xml:space="preserve"> and normalized to the energy dependent intensity fluctuation and optical loss via a direct photodiode measurement, and Au mesh drain current. </w:t>
      </w:r>
      <w:r w:rsidR="006171BF">
        <w:t>Mass absorption was computed via normalization in the pre and post edge regions to the bare atom mass absorption of ZnPc as extracted from the CXRO Henke atomic scattering factors.</w:t>
      </w:r>
      <w:r w:rsidR="006171BF">
        <w:fldChar w:fldCharType="begin"/>
      </w:r>
      <w:r w:rsidR="003661AD">
        <w:instrText xml:space="preserve"> ADDIN ZOTERO_ITEM CSL_CITATION {"citationID":"N1OvQuKh","properties":{"unsorted":false,"formattedCitation":"\\uc0\\u160{}[57]","plainCitation":" [57]","noteIndex":0},"citationItems":[{"id":1428,"uris":["http://zotero.org/groups/4874203/items/NMKQRLH2"],"itemData":{"id":1428,"type":"article-journal","abstract":"The primary interactions of low-energy x-rays within condensed matter, viz. photoabsorption and coherent scattering, have been described for photon energies outside the absorption threshold regions by using atomic scattering factors. The atomic scattering factors may be accurately determined from the atomic photoabsorption cross sections using modified Kramers-Kronig dispersion relations. From a synthesis of the currently available experimental data and recent theoretical calculations for photoabsorption, the angle-independent, forward-scattering components of the atomic scattering factors have been thus semiempirically determined and tabulated here for 92 elements and for the region 50-30,000 eV. Atomic scattering factors for all angles of coherent scattering and at the higher photon energies are obtained from these tabulated forward-scattering values by adding a simple angle-dependent form-factor correction. The incoherent scattering contributions that become significant for the light elements at the higher photon energies are similarly determined. The basic x-ray interaction relations that are used in applied x-ray physics are presented here in terms of the atomic scattering factors. The bulk optical constants are also related to the atomic scattering factors. These atomic and optical relations are applied to the detailed calculation of the reflectivity characteristics of a series of practical x-ray mirror, multilayer, and crystal monochromators. Comparisons of the results of this semiempirical, \"atomic-like\" description of x-ray interactions for the low-energy region with those of experiment and ab initio theory are presented.","citation-key":"henkeXRayInteractionsPhotoabsorption1993","container-title":"Atomic Data and Nuclear Data Tables","DOI":"10.1006/adnd.1993.1013","ISSN":"0092-640X","issue":"2","journalAbbreviation":"Atomic Data and Nuclear Data Tables","page":"181-342","source":"ScienceDirect","title":"X-Ray Interactions: Photoabsorption, Scattering, Transmission, and Reflection at &lt;i&gt;E&lt;/i&gt; = 50-30,000 eV, &lt;i&gt;Z&lt;/i&gt; = 1-92","title-short":"X-Ray Interactions","volume":"54","author":[{"family":"Henke","given":"B. L."},{"family":"Gullikson","given":"E. M."},{"family":"Davis","given":"J. C."}],"issued":{"date-parts":[["1993",7,1]]}}}],"schema":"https://github.com/citation-style-language/schema/raw/master/csl-citation.json"} </w:instrText>
      </w:r>
      <w:r w:rsidR="006171BF">
        <w:fldChar w:fldCharType="separate"/>
      </w:r>
      <w:r w:rsidR="003661AD" w:rsidRPr="003661AD">
        <w:rPr>
          <w:rFonts w:eastAsiaTheme="minorHAnsi"/>
          <w:kern w:val="0"/>
          <w:szCs w:val="24"/>
        </w:rPr>
        <w:t> [57]</w:t>
      </w:r>
      <w:r w:rsidR="006171BF">
        <w:fldChar w:fldCharType="end"/>
      </w:r>
    </w:p>
    <w:p w14:paraId="7BF0D1EF" w14:textId="3B24C958" w:rsidR="002C6CD4" w:rsidRDefault="002C6CD4" w:rsidP="007F57E9">
      <w:pPr>
        <w:pStyle w:val="MainText"/>
      </w:pPr>
      <w:r>
        <w:t xml:space="preserve">Molecular tilt angle was extracted via the DFT cluster and refinement process. </w:t>
      </w:r>
      <w:r w:rsidR="009145D5">
        <w:t>As the final step of the refinement process</w:t>
      </w:r>
      <w:r w:rsidR="00B60642">
        <w:t xml:space="preserve">, </w:t>
      </w:r>
      <w:r w:rsidR="009145D5">
        <w:t xml:space="preserve">the </w:t>
      </w:r>
      <w:r w:rsidR="00B60642">
        <w:t xml:space="preserve">molecular polar tilt angle </w:t>
      </w:r>
      <m:oMath>
        <m:r>
          <w:rPr>
            <w:rFonts w:ascii="Cambria Math" w:hAnsi="Cambria Math"/>
          </w:rPr>
          <m:t>γ</m:t>
        </m:r>
      </m:oMath>
      <w:r w:rsidR="009145D5">
        <w:t xml:space="preserve"> is fit</w:t>
      </w:r>
      <w:r w:rsidR="00B87BE9">
        <w:t xml:space="preserve"> using the TDM cluster </w:t>
      </w:r>
      <w:r w:rsidR="00B87BE9">
        <w:lastRenderedPageBreak/>
        <w:t>orientations prescribed by DFT providing a measure of the molecular orientation. This fi</w:t>
      </w:r>
      <w:r w:rsidR="00CB7523">
        <w:t xml:space="preserve">t produces a reduces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CB7523">
        <w:t xml:space="preserve"> goodness of fit statistic of .213 indicating very good agreement between the model and experimental data. </w:t>
      </w:r>
      <w:r w:rsidR="00BC54B2">
        <w:t xml:space="preserve">The molecular tilt angle of </w:t>
      </w:r>
      <m:oMath>
        <m:sSup>
          <m:sSupPr>
            <m:ctrlPr>
              <w:rPr>
                <w:rFonts w:ascii="Cambria Math" w:hAnsi="Cambria Math"/>
                <w:i/>
              </w:rPr>
            </m:ctrlPr>
          </m:sSupPr>
          <m:e>
            <m:r>
              <w:rPr>
                <w:rFonts w:ascii="Cambria Math" w:hAnsi="Cambria Math"/>
              </w:rPr>
              <m:t>74</m:t>
            </m:r>
          </m:e>
          <m:sup>
            <m:r>
              <w:rPr>
                <w:rFonts w:ascii="Cambria Math" w:hAnsi="Cambria Math"/>
              </w:rPr>
              <m:t>∘</m:t>
            </m:r>
          </m:sup>
        </m:sSup>
      </m:oMath>
      <w:r w:rsidR="00BC54B2">
        <w:t xml:space="preserve"> agrees with all other characterizations of the ZnPc face on herringbone polymorph described in this study and is taken as the coarse-grained molecular orientation within the films measured under PXR.  </w:t>
      </w:r>
    </w:p>
    <w:p w14:paraId="685F0504" w14:textId="6E0FEB66" w:rsidR="00932293" w:rsidRDefault="00932293" w:rsidP="00BD2207">
      <w:pPr>
        <w:pStyle w:val="Heading1"/>
      </w:pPr>
      <w:r>
        <w:t xml:space="preserve">Optical Tensor </w:t>
      </w:r>
      <w:r w:rsidR="002B4CF0">
        <w:t>Construction</w:t>
      </w:r>
    </w:p>
    <w:p w14:paraId="0D7280B8" w14:textId="5253C1AE" w:rsidR="00932293" w:rsidRDefault="00932293" w:rsidP="007F57E9">
      <w:pPr>
        <w:pStyle w:val="MainText"/>
      </w:pPr>
      <w:r>
        <w:t>Th</w:t>
      </w:r>
      <w:r w:rsidR="00CB4417">
        <w:t xml:space="preserve">e optical tensor is defined under the convention </w:t>
      </w:r>
      <m:oMath>
        <m:r>
          <w:rPr>
            <w:rFonts w:ascii="Cambria Math" w:hAnsi="Cambria Math"/>
          </w:rPr>
          <m:t>n</m:t>
        </m:r>
        <m:d>
          <m:dPr>
            <m:ctrlPr>
              <w:rPr>
                <w:rFonts w:ascii="Cambria Math" w:hAnsi="Cambria Math"/>
                <w:i/>
              </w:rPr>
            </m:ctrlPr>
          </m:dPr>
          <m:e>
            <m:r>
              <w:rPr>
                <w:rFonts w:ascii="Cambria Math" w:hAnsi="Cambria Math"/>
              </w:rPr>
              <m:t>E</m:t>
            </m:r>
          </m:e>
        </m:d>
        <m:r>
          <w:rPr>
            <w:rFonts w:ascii="Cambria Math" w:hAnsi="Cambria Math"/>
          </w:rPr>
          <m:t>=1-δ</m:t>
        </m:r>
        <m:d>
          <m:dPr>
            <m:ctrlPr>
              <w:rPr>
                <w:rFonts w:ascii="Cambria Math" w:hAnsi="Cambria Math"/>
                <w:i/>
              </w:rPr>
            </m:ctrlPr>
          </m:dPr>
          <m:e>
            <m:r>
              <w:rPr>
                <w:rFonts w:ascii="Cambria Math" w:hAnsi="Cambria Math"/>
              </w:rPr>
              <m:t>E</m:t>
            </m:r>
          </m:e>
        </m:d>
        <m:r>
          <w:rPr>
            <w:rFonts w:ascii="Cambria Math" w:hAnsi="Cambria Math"/>
          </w:rPr>
          <m:t>+iβ</m:t>
        </m:r>
        <m:d>
          <m:dPr>
            <m:ctrlPr>
              <w:rPr>
                <w:rFonts w:ascii="Cambria Math" w:hAnsi="Cambria Math"/>
                <w:i/>
              </w:rPr>
            </m:ctrlPr>
          </m:dPr>
          <m:e>
            <m:r>
              <w:rPr>
                <w:rFonts w:ascii="Cambria Math" w:hAnsi="Cambria Math"/>
              </w:rPr>
              <m:t>E</m:t>
            </m:r>
          </m:e>
        </m:d>
      </m:oMath>
      <w:r w:rsidR="00CB4417">
        <w:t xml:space="preserve">. </w:t>
      </w:r>
      <w:r w:rsidR="007144EC">
        <w:t xml:space="preserve">From experimental NEXAFS the imaginary component is computed directly form the </w:t>
      </w:r>
      <w:r w:rsidR="00BD6C58">
        <w:t>mass absorption</w:t>
      </w:r>
      <w:r w:rsidR="007144EC">
        <w:t xml:space="preserve"> spectra </w:t>
      </w:r>
    </w:p>
    <w:p w14:paraId="29AFDACE" w14:textId="18A2512D" w:rsidR="000F3A08" w:rsidRPr="001844C2" w:rsidRDefault="008B28B3" w:rsidP="007F57E9">
      <w:pPr>
        <w:pStyle w:val="MainText"/>
      </w:pPr>
      <m:oMathPara>
        <m:oMath>
          <m:eqArr>
            <m:eqArrPr>
              <m:maxDist m:val="1"/>
              <m:ctrlPr>
                <w:rPr>
                  <w:rFonts w:ascii="Cambria Math" w:hAnsi="Cambria Math"/>
                </w:rPr>
              </m:ctrlPr>
            </m:eqArrPr>
            <m:e>
              <m:r>
                <w:rPr>
                  <w:rFonts w:ascii="Cambria Math" w:hAnsi="Cambria Math"/>
                </w:rPr>
                <m:t>β</m:t>
              </m:r>
              <m:d>
                <m:dPr>
                  <m:ctrlPr>
                    <w:rPr>
                      <w:rFonts w:ascii="Cambria Math" w:hAnsi="Cambria Math"/>
                    </w:rPr>
                  </m:ctrlPr>
                </m:dPr>
                <m:e>
                  <m:r>
                    <w:rPr>
                      <w:rFonts w:ascii="Cambria Math" w:hAnsi="Cambria Math"/>
                    </w:rPr>
                    <m:t>E</m:t>
                  </m:r>
                </m:e>
              </m:d>
              <m:r>
                <m:rPr>
                  <m:sty m:val="p"/>
                </m:rPr>
                <w:rPr>
                  <w:rFonts w:ascii="Cambria Math" w:hAnsi="Cambria Math"/>
                </w:rPr>
                <m:t>=</m:t>
              </m:r>
              <m:f>
                <m:fPr>
                  <m:type m:val="lin"/>
                  <m:ctrlPr>
                    <w:rPr>
                      <w:rFonts w:ascii="Cambria Math" w:hAnsi="Cambria Math"/>
                    </w:rPr>
                  </m:ctrlPr>
                </m:fPr>
                <m:num>
                  <m:r>
                    <w:rPr>
                      <w:rFonts w:ascii="Cambria Math" w:hAnsi="Cambria Math"/>
                    </w:rPr>
                    <m:t>μρ</m:t>
                  </m:r>
                </m:num>
                <m:den>
                  <m:r>
                    <m:rPr>
                      <m:sty m:val="p"/>
                    </m:rPr>
                    <w:rPr>
                      <w:rFonts w:ascii="Cambria Math" w:hAnsi="Cambria Math"/>
                    </w:rPr>
                    <m:t>2</m:t>
                  </m:r>
                  <m:r>
                    <w:rPr>
                      <w:rFonts w:ascii="Cambria Math" w:hAnsi="Cambria Math"/>
                    </w:rPr>
                    <m:t>k</m:t>
                  </m:r>
                </m:den>
              </m:f>
              <m:r>
                <m:rPr>
                  <m:sty m:val="p"/>
                </m:rP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1</m:t>
                  </m:r>
                </m:e>
              </m:d>
            </m:e>
          </m:eqArr>
        </m:oMath>
      </m:oMathPara>
    </w:p>
    <w:p w14:paraId="038E1E3C" w14:textId="4115B458" w:rsidR="00A17774" w:rsidRDefault="001844C2" w:rsidP="007F57E9">
      <w:pPr>
        <w:pStyle w:val="MainText"/>
      </w:pPr>
      <w:r>
        <w:t xml:space="preserve">The NEXAFS spectra is scaled </w:t>
      </w:r>
      <w:r w:rsidR="00D952B6">
        <w:t xml:space="preserve">to agree with the bare atom mass absorption as tabulated by </w:t>
      </w:r>
      <w:r w:rsidR="006501FE">
        <w:t>the CXRO with a density of one.</w:t>
      </w:r>
      <w:r w:rsidR="006501FE">
        <w:fldChar w:fldCharType="begin"/>
      </w:r>
      <w:r w:rsidR="003661AD">
        <w:instrText xml:space="preserve"> ADDIN ZOTERO_ITEM CSL_CITATION {"citationID":"FjF6WRS1","properties":{"unsorted":false,"formattedCitation":"\\uc0\\u160{}[58]","plainCitation":" [58]","noteIndex":0},"citationItems":[{"id":750,"uris":["http://zotero.org/groups/4874203/items/7R48CADP"],"itemData":{"id":750,"type":"webpage","citation-key":"CXROXRayInteractions","title":"CXRO X-Ray Interactions With Matter","URL":"https://henke.lbl.gov/optical_constants/","accessed":{"date-parts":[["2024",10,13]]}}}],"schema":"https://github.com/citation-style-language/schema/raw/master/csl-citation.json"} </w:instrText>
      </w:r>
      <w:r w:rsidR="006501FE">
        <w:fldChar w:fldCharType="separate"/>
      </w:r>
      <w:r w:rsidR="003661AD" w:rsidRPr="003661AD">
        <w:rPr>
          <w:rFonts w:eastAsiaTheme="minorHAnsi"/>
          <w:kern w:val="0"/>
          <w:szCs w:val="24"/>
        </w:rPr>
        <w:t> [58]</w:t>
      </w:r>
      <w:r w:rsidR="006501FE">
        <w:fldChar w:fldCharType="end"/>
      </w:r>
      <w:r w:rsidR="006501FE">
        <w:t xml:space="preserve"> This constructs </w:t>
      </w:r>
      <w:r w:rsidR="007A3256">
        <w:t>an</w:t>
      </w:r>
      <w:r w:rsidR="001C4424">
        <w:t xml:space="preserve"> index of refraction specific volume </w:t>
      </w:r>
      <w:r w:rsidR="007E6A89">
        <w:t xml:space="preserve">that we use to evaluate the index of refraction for a given material density. </w:t>
      </w:r>
      <w:r w:rsidR="00E03403">
        <w:t xml:space="preserve">The real part of the refractive index </w:t>
      </w:r>
      <m:oMath>
        <m:r>
          <w:rPr>
            <w:rFonts w:ascii="Cambria Math" w:hAnsi="Cambria Math"/>
          </w:rPr>
          <m:t>δ</m:t>
        </m:r>
        <m:d>
          <m:dPr>
            <m:ctrlPr>
              <w:rPr>
                <w:rFonts w:ascii="Cambria Math" w:hAnsi="Cambria Math"/>
                <w:i/>
              </w:rPr>
            </m:ctrlPr>
          </m:dPr>
          <m:e>
            <m:r>
              <w:rPr>
                <w:rFonts w:ascii="Cambria Math" w:hAnsi="Cambria Math"/>
              </w:rPr>
              <m:t>E</m:t>
            </m:r>
          </m:e>
        </m:d>
      </m:oMath>
      <w:r w:rsidR="00E03403">
        <w:t xml:space="preserve"> is computed via the Kramers-Kronig calculation using the KKcalc package.</w:t>
      </w:r>
      <w:r w:rsidR="00E03403">
        <w:fldChar w:fldCharType="begin"/>
      </w:r>
      <w:r w:rsidR="003661AD">
        <w:instrText xml:space="preserve"> ADDIN ZOTERO_ITEM CSL_CITATION {"citationID":"Z2PLkNtd","properties":{"unsorted":false,"formattedCitation":"\\uc0\\u160{}[29]","plainCitation":" [29]","noteIndex":0},"citationItems":[{"id":698,"uris":["http://zotero.org/groups/4874203/items/PAXTJ2U3"],"itemData":{"id":698,"type":"article-journal","abstract":"An algorithm is presented for the calculation of the Kramers-Kronig transform of a spectrum via a piecewise Laurent polynomial method. This algorithm is demonstrated to be highly accurate, while also being computationally efficient. The algorithm places no requirements on data point spacing and is capable of integrating across the full spectrum (i.e. from zero to infinity). Further, we present a computer application designed to aid in calculating the Kramers-Kronig transform on near-edge experimental X-ray absorption spectra (extended with atomic scattering factor data) in order to produce the dispersive part of the X-ray refractive index, including near-edge features.","citation-key":"wattsCalculationKramersKronigTransform2014","container-title":"Optics Express","DOI":"10.1364/OE.22.023628","ISSN":"1094-4087","issue":"19","journalAbbreviation":"Opt. Express, OE","language":"EN","license":"© 2014 Optical Society of America","page":"23628-23639","publisher":"Optica Publishing Group","source":"opg.optica.org","title":"Calculation of the Kramers-Kronig transform of X-ray spectra by a piecewise Laurent polynomial method","volume":"22","author":[{"family":"Watts","given":"Benjamin"}],"issued":{"date-parts":[["2014",9,22]]}}}],"schema":"https://github.com/citation-style-language/schema/raw/master/csl-citation.json"} </w:instrText>
      </w:r>
      <w:r w:rsidR="00E03403">
        <w:fldChar w:fldCharType="separate"/>
      </w:r>
      <w:r w:rsidR="003661AD" w:rsidRPr="003661AD">
        <w:rPr>
          <w:rFonts w:eastAsiaTheme="minorHAnsi"/>
          <w:kern w:val="0"/>
          <w:szCs w:val="24"/>
        </w:rPr>
        <w:t> [29]</w:t>
      </w:r>
      <w:r w:rsidR="00E03403">
        <w:fldChar w:fldCharType="end"/>
      </w:r>
      <w:r w:rsidR="00A17774">
        <w:t xml:space="preserve"> </w:t>
      </w:r>
    </w:p>
    <w:p w14:paraId="6BE78C5B" w14:textId="72956DD4" w:rsidR="009D558E" w:rsidRDefault="00A17774" w:rsidP="007F57E9">
      <w:pPr>
        <w:pStyle w:val="MainText"/>
      </w:pPr>
      <w:r>
        <w:t>The experimental tensor components are constructed following the established empirical method</w:t>
      </w:r>
      <w:r w:rsidR="00EC5C36">
        <w:t>.</w:t>
      </w:r>
      <w:r w:rsidR="00EC5C36">
        <w:fldChar w:fldCharType="begin"/>
      </w:r>
      <w:r w:rsidR="00672AB5">
        <w:instrText xml:space="preserve"> ADDIN ZOTERO_ITEM CSL_CITATION {"citationID":"kdUXT4tX","properties":{"unsorted":false,"formattedCitation":"\\uc0\\u160{}[21,47]","plainCitation":" [21,47]","noteIndex":0},"citationItems":[{"id":575,"uris":["http://zotero.org/groups/4874203/items/ELC4TQPW"],"itemData":{"id":575,"type":"article-journal","abstract":"Physical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F."}],"issued":{"date-parts":[["2023",7,24]]}}},{"id":547,"uris":["http://zotero.org/groups/4874203/items/MUZH58PL"],"itemData":{"id":547,"type":"article-journal","abstract":"Molecular orientation critically influences the mechanical, chemical, optical and electronic properties of organic materials. So far, molecular-scale ordering in soft matter could be characterized with X-ray or electron microscopy techniques only if the sample exhibited sufficient crystallinity. Here, we show that the resonant scattering of polarized soft X-rays (P-SoXS) by molecular orbitals is not limited by crystallinity and that it can be used to probe molecular orientation down to size scales of 10 nm. We first apply the technique on highly crystalline small-molecule thin films and subsequently use its high sensitivity to probe the impact of liquid-crystalline ordering on charge mobility in polymeric transistors. P-SoXS also reveals scattering anisotropy in amorphous domains of all-polymer organic solar cells where interfacial interactions pattern orientational alignment in the matrix phase, which probably plays an important role in the photophysics. The energy and q-dependence of the scattering anisotropy allows the identification of the composition and the degree of orientational order in the domains.","citation-key":"collinsPolarizedXrayScattering2012","container-title":"Nature Materials","DOI":"10.1038/nmat3310","ISSN":"1476-4660","issue":"6","journalAbbreviation":"Nature Mater","language":"en","license":"2012 Springer Nature Limited","page":"536-543","publisher":"Nature Publishing Group","source":"www.nature.com","title":"Polarized X-ray scattering reveals non-crystalline orientational ordering in organic films","volume":"11","author":[{"family":"Collins","given":"B. A."},{"family":"Cochran","given":"J. E."},{"family":"Yan","given":"H."},{"family":"Gann","given":"E."},{"family":"Hub","given":"C."},{"family":"Fink","given":"R."},{"family":"Wang","given":"C."},{"family":"Schuettfort","given":"T."},{"family":"McNeill","given":"C. R."},{"family":"Chabinyc","given":"M. L."},{"family":"Ade","given":"H."}],"issued":{"date-parts":[["2012",6]]}}}],"schema":"https://github.com/citation-style-language/schema/raw/master/csl-citation.json"} </w:instrText>
      </w:r>
      <w:r w:rsidR="00EC5C36">
        <w:fldChar w:fldCharType="separate"/>
      </w:r>
      <w:r w:rsidR="00672AB5" w:rsidRPr="00672AB5">
        <w:rPr>
          <w:rFonts w:eastAsiaTheme="minorHAnsi"/>
          <w:kern w:val="0"/>
          <w:szCs w:val="24"/>
        </w:rPr>
        <w:t> [21,47]</w:t>
      </w:r>
      <w:r w:rsidR="00EC5C36">
        <w:fldChar w:fldCharType="end"/>
      </w:r>
      <w:r w:rsidR="002118BB">
        <w:t xml:space="preserve"> </w:t>
      </w:r>
      <w:r w:rsidR="00007596">
        <w:t xml:space="preserve">From clustering, we know that the primary </w:t>
      </w:r>
      <m:oMath>
        <m:sSup>
          <m:sSupPr>
            <m:ctrlPr>
              <w:rPr>
                <w:rFonts w:ascii="Cambria Math" w:hAnsi="Cambria Math"/>
                <w:i/>
              </w:rPr>
            </m:ctrlPr>
          </m:sSupPr>
          <m:e>
            <m:r>
              <w:rPr>
                <w:rFonts w:ascii="Cambria Math" w:hAnsi="Cambria Math"/>
              </w:rPr>
              <m:t>π</m:t>
            </m:r>
          </m:e>
          <m:sup>
            <m:r>
              <w:rPr>
                <w:rFonts w:ascii="Cambria Math" w:hAnsi="Cambria Math"/>
              </w:rPr>
              <m:t>*</m:t>
            </m:r>
          </m:sup>
        </m:sSup>
      </m:oMath>
      <w:r w:rsidR="00007596">
        <w:t xml:space="preserve"> TDM cluster rests at </w:t>
      </w:r>
      <m:oMath>
        <m:sSup>
          <m:sSupPr>
            <m:ctrlPr>
              <w:rPr>
                <w:rFonts w:ascii="Cambria Math" w:hAnsi="Cambria Math"/>
                <w:i/>
              </w:rPr>
            </m:ctrlPr>
          </m:sSupPr>
          <m:e>
            <m:r>
              <w:rPr>
                <w:rFonts w:ascii="Cambria Math" w:hAnsi="Cambria Math"/>
              </w:rPr>
              <m:t>.01</m:t>
            </m:r>
          </m:e>
          <m:sup>
            <m:r>
              <w:rPr>
                <w:rFonts w:ascii="Cambria Math" w:hAnsi="Cambria Math"/>
              </w:rPr>
              <m:t>∘</m:t>
            </m:r>
          </m:sup>
        </m:sSup>
      </m:oMath>
      <w:r w:rsidR="00007596">
        <w:t xml:space="preserve"> from the </w:t>
      </w:r>
      <w:r w:rsidR="00F36521">
        <w:t>molecular</w:t>
      </w:r>
      <w:r w:rsidR="00007596">
        <w:t xml:space="preserve"> normal</w:t>
      </w:r>
      <w:r w:rsidR="003A163B">
        <w:t xml:space="preserve">, </w:t>
      </w:r>
      <w:r w:rsidR="00F36521">
        <w:t xml:space="preserve">that we will use to indicate the molecular normal. </w:t>
      </w:r>
      <w:r w:rsidR="006B7197">
        <w:t>We then compute the NEXAFS derived dichroism across the carbon edge by taking the</w:t>
      </w:r>
      <w:r w:rsidR="00BD6C58">
        <w:t xml:space="preserve"> average</w:t>
      </w:r>
      <w:r w:rsidR="006B7197">
        <w:t xml:space="preserve"> difference spectra between all pairs of</w:t>
      </w:r>
      <w:r w:rsidR="000624DB">
        <w:t xml:space="preserve"> incident angles</w:t>
      </w:r>
      <w:r w:rsidR="00BD6C58">
        <w:t xml:space="preserve"> as a function of energy. This constructs an experimental dichroism that is used to augment the isotropic </w:t>
      </w:r>
      <m:oMath>
        <m:r>
          <w:rPr>
            <w:rFonts w:ascii="Cambria Math" w:hAnsi="Cambria Math"/>
          </w:rPr>
          <m:t>β</m:t>
        </m:r>
        <m:d>
          <m:dPr>
            <m:ctrlPr>
              <w:rPr>
                <w:rFonts w:ascii="Cambria Math" w:hAnsi="Cambria Math"/>
                <w:i/>
              </w:rPr>
            </m:ctrlPr>
          </m:dPr>
          <m:e>
            <m:r>
              <w:rPr>
                <w:rFonts w:ascii="Cambria Math" w:hAnsi="Cambria Math"/>
              </w:rPr>
              <m:t>E</m:t>
            </m:r>
          </m:e>
        </m:d>
      </m:oMath>
      <w:r w:rsidR="00864A4E">
        <w:t xml:space="preserve"> measured at the magic angle to recover the refractive tensor components from the molecular reference frame</w:t>
      </w:r>
      <w:r w:rsidR="00A50848">
        <w:t>, i.e.,</w:t>
      </w:r>
    </w:p>
    <w:p w14:paraId="709CFBEC" w14:textId="1CC6D653" w:rsidR="002F7B1C" w:rsidRPr="00070159" w:rsidRDefault="008B28B3" w:rsidP="007F57E9">
      <w:pPr>
        <w:pStyle w:val="MainText"/>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β</m:t>
                  </m:r>
                </m:e>
                <m:sub>
                  <m:r>
                    <w:rPr>
                      <w:rFonts w:ascii="Cambria Math" w:hAnsi="Cambria Math"/>
                    </w:rPr>
                    <m:t>zz</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iso</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Δ</m:t>
              </m:r>
              <m:r>
                <w:rPr>
                  <w:rFonts w:ascii="Cambria Math" w:hAnsi="Cambria Math"/>
                </w:rPr>
                <m:t>β</m:t>
              </m:r>
              <m:d>
                <m:dPr>
                  <m:ctrlPr>
                    <w:rPr>
                      <w:rFonts w:ascii="Cambria Math" w:hAnsi="Cambria Math"/>
                    </w:rPr>
                  </m:ctrlPr>
                </m:dPr>
                <m:e>
                  <m:r>
                    <w:rPr>
                      <w:rFonts w:ascii="Cambria Math" w:hAnsi="Cambria Math"/>
                    </w:rPr>
                    <m:t>E</m:t>
                  </m:r>
                </m:e>
              </m:d>
              <m:r>
                <m:rPr>
                  <m:sty m:val="p"/>
                </m:rP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2</m:t>
                  </m:r>
                </m:e>
              </m:d>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xx</m:t>
                  </m:r>
                </m:sub>
              </m:sSub>
              <m:d>
                <m:dPr>
                  <m:ctrlPr>
                    <w:rPr>
                      <w:rFonts w:ascii="Cambria Math" w:eastAsia="Cambria Math" w:hAnsi="Cambria Math" w:cs="Cambria Math"/>
                    </w:rPr>
                  </m:ctrlPr>
                </m:dPr>
                <m:e>
                  <m:r>
                    <w:rPr>
                      <w:rFonts w:ascii="Cambria Math" w:eastAsia="Cambria Math" w:hAnsi="Cambria Math" w:cs="Cambria Math"/>
                    </w:rPr>
                    <m:t>E</m:t>
                  </m:r>
                </m:e>
              </m:d>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iso</m:t>
                  </m:r>
                </m:sub>
              </m:sSub>
              <m:r>
                <m:rPr>
                  <m:sty m:val="p"/>
                </m:rPr>
                <w:rPr>
                  <w:rFonts w:ascii="Cambria Math" w:eastAsia="Cambria Math" w:hAnsi="Cambria Math" w:cs="Cambria Math"/>
                </w:rPr>
                <m:t>(</m:t>
              </m:r>
              <m:r>
                <w:rPr>
                  <w:rFonts w:ascii="Cambria Math" w:eastAsia="Cambria Math" w:hAnsi="Cambria Math" w:cs="Cambria Math"/>
                </w:rPr>
                <m:t>E</m:t>
              </m:r>
              <m:r>
                <m:rPr>
                  <m:sty m:val="p"/>
                </m:rPr>
                <w:rPr>
                  <w:rFonts w:ascii="Cambria Math" w:eastAsia="Cambria Math" w:hAnsi="Cambria Math" w:cs="Cambria Math"/>
                </w:rPr>
                <m:t>)-</m:t>
              </m:r>
              <m:r>
                <w:rPr>
                  <w:rFonts w:ascii="Cambria Math" w:eastAsia="Cambria Math" w:hAnsi="Cambria Math" w:cs="Cambria Math"/>
                </w:rPr>
                <m:t>B</m:t>
              </m:r>
              <m:d>
                <m:dPr>
                  <m:ctrlPr>
                    <w:rPr>
                      <w:rFonts w:ascii="Cambria Math" w:eastAsia="Cambria Math" w:hAnsi="Cambria Math" w:cs="Cambria Math"/>
                    </w:rPr>
                  </m:ctrlPr>
                </m:dPr>
                <m:e>
                  <m:r>
                    <w:rPr>
                      <w:rFonts w:ascii="Cambria Math" w:eastAsia="Cambria Math" w:hAnsi="Cambria Math" w:cs="Cambria Math"/>
                    </w:rPr>
                    <m:t>θ</m:t>
                  </m:r>
                </m:e>
              </m:d>
              <m:r>
                <m:rPr>
                  <m:sty m:val="p"/>
                </m:rPr>
                <w:rPr>
                  <w:rFonts w:ascii="Cambria Math" w:eastAsia="Cambria Math" w:hAnsi="Cambria Math" w:cs="Cambria Math"/>
                </w:rPr>
                <m:t>Δ</m:t>
              </m:r>
              <m:r>
                <w:rPr>
                  <w:rFonts w:ascii="Cambria Math" w:eastAsia="Cambria Math" w:hAnsi="Cambria Math" w:cs="Cambria Math"/>
                </w:rPr>
                <m:t>β</m:t>
              </m:r>
              <m:d>
                <m:dPr>
                  <m:ctrlPr>
                    <w:rPr>
                      <w:rFonts w:ascii="Cambria Math" w:eastAsia="Cambria Math" w:hAnsi="Cambria Math" w:cs="Cambria Math"/>
                    </w:rPr>
                  </m:ctrlPr>
                </m:dPr>
                <m:e>
                  <m:r>
                    <w:rPr>
                      <w:rFonts w:ascii="Cambria Math" w:eastAsia="Cambria Math" w:hAnsi="Cambria Math" w:cs="Cambria Math"/>
                    </w:rPr>
                    <m:t>E</m:t>
                  </m:r>
                </m:e>
              </m:d>
              <m:r>
                <m:rPr>
                  <m:sty m:val="p"/>
                </m:rPr>
                <w:rPr>
                  <w:rFonts w:ascii="Cambria Math" w:eastAsia="Cambria Math" w:hAnsi="Cambria Math" w:cs="Cambria Math"/>
                </w:rPr>
                <m:t xml:space="preserve"> #(</m:t>
              </m:r>
              <m:r>
                <w:rPr>
                  <w:rFonts w:ascii="Cambria Math" w:eastAsia="Cambria Math" w:hAnsi="Cambria Math" w:cs="Cambria Math"/>
                </w:rPr>
                <m:t>S</m:t>
              </m:r>
              <m:r>
                <m:rPr>
                  <m:sty m:val="p"/>
                </m:rPr>
                <w:rPr>
                  <w:rFonts w:ascii="Cambria Math" w:eastAsia="Cambria Math" w:hAnsi="Cambria Math" w:cs="Cambria Math"/>
                </w:rPr>
                <m:t>3)</m:t>
              </m:r>
            </m:e>
          </m:eqArr>
        </m:oMath>
      </m:oMathPara>
    </w:p>
    <w:p w14:paraId="54316A75" w14:textId="327C6F60" w:rsidR="00070159" w:rsidRDefault="00070159" w:rsidP="007F57E9">
      <w:pPr>
        <w:pStyle w:val="MainText"/>
      </w:pPr>
      <w:r>
        <w:t xml:space="preserve">The </w:t>
      </w:r>
      <w:r w:rsidR="00E7397C">
        <w:t xml:space="preserve">coefficients </w:t>
      </w:r>
      <m:oMath>
        <m:r>
          <w:rPr>
            <w:rFonts w:ascii="Cambria Math" w:hAnsi="Cambria Math"/>
          </w:rPr>
          <m:t>A(θ)</m:t>
        </m:r>
      </m:oMath>
      <w:r w:rsidR="00E7397C">
        <w:t xml:space="preserve"> and </w:t>
      </w:r>
      <m:oMath>
        <m:r>
          <w:rPr>
            <w:rFonts w:ascii="Cambria Math" w:hAnsi="Cambria Math"/>
          </w:rPr>
          <m:t>B</m:t>
        </m:r>
        <m:d>
          <m:dPr>
            <m:ctrlPr>
              <w:rPr>
                <w:rFonts w:ascii="Cambria Math" w:hAnsi="Cambria Math"/>
                <w:i/>
              </w:rPr>
            </m:ctrlPr>
          </m:dPr>
          <m:e>
            <m:r>
              <w:rPr>
                <w:rFonts w:ascii="Cambria Math" w:hAnsi="Cambria Math"/>
              </w:rPr>
              <m:t>θ</m:t>
            </m:r>
          </m:e>
        </m:d>
      </m:oMath>
      <w:r w:rsidR="00E7397C">
        <w:t xml:space="preserve"> are defined to match the condition in Stöhr, modified to accommodate </w:t>
      </w:r>
      <w:r w:rsidR="0077668D">
        <w:t xml:space="preserve">the off axis TDM polar angle </w:t>
      </w:r>
      <m:oMath>
        <m:r>
          <w:rPr>
            <w:rFonts w:ascii="Cambria Math" w:hAnsi="Cambria Math"/>
          </w:rPr>
          <m:t>θ</m:t>
        </m:r>
      </m:oMath>
      <w:r w:rsidR="0077668D">
        <w:t xml:space="preserve"> associated with the </w:t>
      </w:r>
      <w:r w:rsidR="006A6810">
        <w:t xml:space="preserve">of the primary transition. </w:t>
      </w:r>
    </w:p>
    <w:p w14:paraId="268038C7" w14:textId="66F1C898" w:rsidR="005B58D0" w:rsidRPr="007F2411" w:rsidRDefault="008B28B3" w:rsidP="007F57E9">
      <w:pPr>
        <w:pStyle w:val="MainText"/>
      </w:pPr>
      <m:oMathPara>
        <m:oMath>
          <m:eqArr>
            <m:eqArrPr>
              <m:maxDist m:val="1"/>
              <m:ctrlPr>
                <w:rPr>
                  <w:rFonts w:ascii="Cambria Math" w:hAnsi="Cambria Math"/>
                </w:rPr>
              </m:ctrlPr>
            </m:eqArrPr>
            <m:e>
              <m: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d>
                <m:dPr>
                  <m:ctrlPr>
                    <w:rPr>
                      <w:rFonts w:ascii="Cambria Math" w:hAnsi="Cambria Math"/>
                    </w:rPr>
                  </m:ctrlPr>
                </m:dPr>
                <m:e>
                  <m:r>
                    <m:rPr>
                      <m:sty m:val="p"/>
                    </m:rPr>
                    <w:rPr>
                      <w:rFonts w:ascii="Cambria Math" w:hAnsi="Cambria Math"/>
                    </w:rPr>
                    <m:t>3</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m:t>
                      </m:r>
                    </m:e>
                  </m:func>
                  <m:r>
                    <m:rPr>
                      <m:sty m:val="p"/>
                    </m:rPr>
                    <w:rPr>
                      <w:rFonts w:ascii="Cambria Math" w:hAnsi="Cambria Math"/>
                    </w:rPr>
                    <m:t>-1</m:t>
                  </m:r>
                </m:e>
              </m:d>
              <m:f>
                <m:fPr>
                  <m:type m:val="lin"/>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iso</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num>
                <m:den>
                  <m:r>
                    <m:rPr>
                      <m:sty m:val="p"/>
                    </m:rPr>
                    <w:rPr>
                      <w:rFonts w:ascii="Cambria Math" w:hAnsi="Cambria Math"/>
                    </w:rPr>
                    <m:t>Δ</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den>
              </m:f>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4</m:t>
                  </m:r>
                </m:e>
              </m:d>
              <m:ctrlPr>
                <w:rPr>
                  <w:rFonts w:ascii="Cambria Math" w:eastAsia="Cambria Math" w:hAnsi="Cambria Math" w:cs="Cambria Math"/>
                </w:rPr>
              </m:ctrlPr>
            </m:e>
            <m:e>
              <m:r>
                <w:rPr>
                  <w:rFonts w:ascii="Cambria Math" w:eastAsia="Cambria Math" w:hAnsi="Cambria Math" w:cs="Cambria Math"/>
                </w:rPr>
                <m:t>B</m:t>
              </m:r>
              <m:d>
                <m:dPr>
                  <m:ctrlPr>
                    <w:rPr>
                      <w:rFonts w:ascii="Cambria Math" w:eastAsia="Cambria Math" w:hAnsi="Cambria Math" w:cs="Cambria Math"/>
                    </w:rPr>
                  </m:ctrlPr>
                </m:dPr>
                <m:e>
                  <m:r>
                    <w:rPr>
                      <w:rFonts w:ascii="Cambria Math" w:eastAsia="Cambria Math" w:hAnsi="Cambria Math" w:cs="Cambria Math"/>
                    </w:rPr>
                    <m:t>θ</m:t>
                  </m:r>
                </m:e>
              </m:d>
              <m:r>
                <m:rPr>
                  <m:sty m:val="p"/>
                </m:rPr>
                <w:rPr>
                  <w:rFonts w:ascii="Cambria Math" w:eastAsia="Cambria Math" w:hAnsi="Cambria Math" w:cs="Cambria Math"/>
                </w:rPr>
                <m:t>=</m:t>
              </m:r>
              <m:f>
                <m:fPr>
                  <m:type m:val="lin"/>
                  <m:ctrlPr>
                    <w:rPr>
                      <w:rFonts w:ascii="Cambria Math" w:hAnsi="Cambria Math"/>
                    </w:rPr>
                  </m:ctrlPr>
                </m:fPr>
                <m:num>
                  <m:sSub>
                    <m:sSubPr>
                      <m:ctrlPr>
                        <w:rPr>
                          <w:rFonts w:ascii="Cambria Math" w:hAnsi="Cambria Math"/>
                        </w:rPr>
                      </m:ctrlPr>
                    </m:sSubPr>
                    <m:e>
                      <m:d>
                        <m:dPr>
                          <m:ctrlPr>
                            <w:rPr>
                              <w:rFonts w:ascii="Cambria Math" w:hAnsi="Cambria Math"/>
                            </w:rPr>
                          </m:ctrlPr>
                        </m:dPr>
                        <m:e>
                          <m:r>
                            <m:rPr>
                              <m:sty m:val="p"/>
                            </m:rPr>
                            <w:rPr>
                              <w:rFonts w:ascii="Cambria Math" w:hAnsi="Cambria Math"/>
                            </w:rPr>
                            <m:t>1-</m:t>
                          </m:r>
                          <m:f>
                            <m:fPr>
                              <m:type m:val="lin"/>
                              <m:ctrlPr>
                                <w:rPr>
                                  <w:rFonts w:ascii="Cambria Math" w:hAnsi="Cambria Math"/>
                                </w:rPr>
                              </m:ctrlPr>
                            </m:fPr>
                            <m:num>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m:t>
                                  </m:r>
                                </m:e>
                              </m:func>
                            </m:num>
                            <m:den>
                              <m:r>
                                <m:rPr>
                                  <m:sty m:val="p"/>
                                </m:rPr>
                                <w:rPr>
                                  <w:rFonts w:ascii="Cambria Math" w:hAnsi="Cambria Math"/>
                                </w:rPr>
                                <m:t>2</m:t>
                              </m:r>
                            </m:den>
                          </m:f>
                        </m:e>
                      </m:d>
                      <m:r>
                        <w:rPr>
                          <w:rFonts w:ascii="Cambria Math" w:hAnsi="Cambria Math"/>
                        </w:rPr>
                        <m:t>β</m:t>
                      </m:r>
                    </m:e>
                    <m:sub>
                      <m:r>
                        <w:rPr>
                          <w:rFonts w:ascii="Cambria Math" w:hAnsi="Cambria Math"/>
                        </w:rPr>
                        <m:t>iso</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num>
                <m:den>
                  <m:r>
                    <m:rPr>
                      <m:sty m:val="p"/>
                    </m:rPr>
                    <w:rPr>
                      <w:rFonts w:ascii="Cambria Math" w:hAnsi="Cambria Math"/>
                    </w:rPr>
                    <m:t>Δ</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den>
              </m:f>
              <m:r>
                <m:rPr>
                  <m:sty m:val="p"/>
                </m:rPr>
                <w:rPr>
                  <w:rFonts w:ascii="Cambria Math" w:hAnsi="Cambria Math"/>
                </w:rPr>
                <m:t xml:space="preserve"> #(</m:t>
              </m:r>
              <m:r>
                <w:rPr>
                  <w:rFonts w:ascii="Cambria Math" w:hAnsi="Cambria Math"/>
                </w:rPr>
                <m:t>S</m:t>
              </m:r>
              <m:r>
                <m:rPr>
                  <m:sty m:val="p"/>
                </m:rPr>
                <w:rPr>
                  <w:rFonts w:ascii="Cambria Math" w:hAnsi="Cambria Math"/>
                </w:rPr>
                <m:t>5)</m:t>
              </m:r>
            </m:e>
          </m:eqArr>
        </m:oMath>
      </m:oMathPara>
    </w:p>
    <w:p w14:paraId="180C7271" w14:textId="2C51F079" w:rsidR="007F2411" w:rsidRPr="007F2411" w:rsidRDefault="007F2411" w:rsidP="007F57E9">
      <w:pPr>
        <w:pStyle w:val="MainText"/>
      </w:pPr>
      <w:r>
        <w:t xml:space="preserve">The DFT tensor is instead defined using the directly calculated tensor components for each TDM cluster, resulting in the comparison of Fig </w:t>
      </w:r>
      <w:r w:rsidR="009B5249">
        <w:t xml:space="preserve">1, requiring no auxiliary analyses. </w:t>
      </w:r>
    </w:p>
    <w:p w14:paraId="0A679BFC" w14:textId="748F6891" w:rsidR="005B1096" w:rsidRDefault="005B1096" w:rsidP="00BD2207">
      <w:pPr>
        <w:pStyle w:val="Heading1"/>
      </w:pPr>
      <w:r w:rsidRPr="00DD121B">
        <w:t xml:space="preserve">PXR </w:t>
      </w:r>
      <w:r w:rsidR="00C06B7E">
        <w:t>Experimental and Analysis Methods</w:t>
      </w:r>
    </w:p>
    <w:p w14:paraId="1DEDEFC3" w14:textId="3C0CA8DD" w:rsidR="00703FC1" w:rsidRPr="00703FC1" w:rsidRDefault="00C06B7E" w:rsidP="00703FC1">
      <w:pPr>
        <w:pStyle w:val="Heading2"/>
      </w:pPr>
      <w:r>
        <w:t>PXR Collection</w:t>
      </w:r>
    </w:p>
    <w:p w14:paraId="2D1673A6" w14:textId="77777777" w:rsidR="005B1096" w:rsidRPr="008D3035" w:rsidRDefault="005B1096" w:rsidP="007F57E9">
      <w:pPr>
        <w:pStyle w:val="MainText"/>
        <w:rPr>
          <w:shd w:val="clear" w:color="auto" w:fill="FFFFFF"/>
        </w:rPr>
      </w:pPr>
      <w:r w:rsidRPr="008D3035">
        <w:rPr>
          <w:shd w:val="clear" w:color="auto" w:fill="FFFFFF"/>
        </w:rPr>
        <w:t xml:space="preserve">PXR measurements were performed at advanced light source beamline 11.0.1.2 following the standard procedures established by Ferron et. al. Using the scatter slits and higher order suppressor optical elements, the direct beam intensity was attenuated to a reasonable level for direct measurement on the photodiode detector. In this configuration, the beam was aligned using the in-chamber photodiode detector via the following. A knife edge experiment is used to align the sample z-motor position. Then from this z position, the sample theta motor is </w:t>
      </w:r>
      <w:r w:rsidRPr="008D3035">
        <w:rPr>
          <w:shd w:val="clear" w:color="auto" w:fill="FFFFFF"/>
        </w:rPr>
        <w:t xml:space="preserve">offset to 1-2 degrees. The detector theta motor is then scanned over a 4-degree window around the corresponding 2theta position. By recursively performing sample-z-and-theta alignment scans the sample can be aligned to the center of the goniometer axis of rotation to within .01 deg. Note that motor issues, beam drift, and tilt along the sample plate, the axis alignment must be recalibrated during extended runs, especially after changing polarization or substantially changing beamline energy. </w:t>
      </w:r>
    </w:p>
    <w:p w14:paraId="7067D09F" w14:textId="1AB8F31F" w:rsidR="005B1096" w:rsidRPr="008D3035" w:rsidRDefault="005B1096" w:rsidP="007F57E9">
      <w:pPr>
        <w:pStyle w:val="MainText"/>
        <w:rPr>
          <w:shd w:val="clear" w:color="auto" w:fill="FFFFFF"/>
        </w:rPr>
      </w:pPr>
      <w:r w:rsidRPr="008D3035">
        <w:rPr>
          <w:shd w:val="clear" w:color="auto" w:fill="FFFFFF"/>
        </w:rPr>
        <w:t>Experimental data was collected starting in the s-pol configuration, beginning at 250 eV and working to the resonant energies realigning the axis of rotation</w:t>
      </w:r>
      <w:r w:rsidR="00153401">
        <w:rPr>
          <w:shd w:val="clear" w:color="auto" w:fill="FFFFFF"/>
        </w:rPr>
        <w:t xml:space="preserve"> after every 10 energies</w:t>
      </w:r>
      <w:r w:rsidRPr="008D3035">
        <w:rPr>
          <w:shd w:val="clear" w:color="auto" w:fill="FFFFFF"/>
        </w:rPr>
        <w:t xml:space="preserve">. Between polarizations, the alignment was recalibrated after waiting a subsequent amount of time for the new heat load to affect the optics. Measurements were performed over a 12-hour shift with an energy calibration performed </w:t>
      </w:r>
      <w:r w:rsidR="000F62A7">
        <w:rPr>
          <w:shd w:val="clear" w:color="auto" w:fill="FFFFFF"/>
        </w:rPr>
        <w:t xml:space="preserve">using the transmission NEXAFS of </w:t>
      </w:r>
      <w:r w:rsidR="008F098A">
        <w:rPr>
          <w:shd w:val="clear" w:color="auto" w:fill="FFFFFF"/>
        </w:rPr>
        <w:t xml:space="preserve">polystyrene, </w:t>
      </w:r>
      <w:r w:rsidRPr="008D3035">
        <w:rPr>
          <w:shd w:val="clear" w:color="auto" w:fill="FFFFFF"/>
        </w:rPr>
        <w:t>at the start and end of the shift showing no energy drift throughout the experiment duration.</w:t>
      </w:r>
      <w:r w:rsidR="000F62A7">
        <w:rPr>
          <w:shd w:val="clear" w:color="auto" w:fill="FFFFFF"/>
        </w:rPr>
        <w:t xml:space="preserve"> </w:t>
      </w:r>
    </w:p>
    <w:p w14:paraId="34DE8C21" w14:textId="5AD1ADCB" w:rsidR="005B1096" w:rsidRPr="008D3035" w:rsidRDefault="005B1096" w:rsidP="008370C5">
      <w:pPr>
        <w:pStyle w:val="Heading2"/>
      </w:pPr>
      <w:r w:rsidRPr="008D3035">
        <w:t>PXR Reduction</w:t>
      </w:r>
    </w:p>
    <w:p w14:paraId="6FC01C6C" w14:textId="254F0334" w:rsidR="005B1096" w:rsidRPr="008D3035" w:rsidRDefault="005B1096" w:rsidP="007F57E9">
      <w:pPr>
        <w:pStyle w:val="MainText"/>
        <w:rPr>
          <w:shd w:val="clear" w:color="auto" w:fill="FFFFFF"/>
        </w:rPr>
      </w:pPr>
      <w:r w:rsidRPr="008D3035">
        <w:rPr>
          <w:shd w:val="clear" w:color="auto" w:fill="FFFFFF"/>
        </w:rPr>
        <w:t xml:space="preserve">PXR measurements are reduced from 2D images by first locating the specular reflected beam on the area detector and integrating the intensity within a suitable region. A background signal is removed from this intensity using a region of the detector far from the specular beam spot. This background region is collected along the same row as the beam spot to account for systematic CCD readout noise. The measured reflectance is then computed from the specular reflected intensity by dividing by the incident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intensity collected at the start of each energy scan. </w:t>
      </w:r>
    </w:p>
    <w:p w14:paraId="53104CF3" w14:textId="51E2248A" w:rsidR="005B1096" w:rsidRPr="008D3035" w:rsidRDefault="005B1096" w:rsidP="007F57E9">
      <w:pPr>
        <w:pStyle w:val="MainText"/>
        <w:rPr>
          <w:shd w:val="clear" w:color="auto" w:fill="FFFFFF"/>
        </w:rPr>
      </w:pPr>
      <w:r w:rsidRPr="008D3035">
        <w:rPr>
          <w:shd w:val="clear" w:color="auto" w:fill="FFFFFF"/>
        </w:rPr>
        <w:t xml:space="preserve">High dynamic range sensitivity was achieved by slicing the measurement q-range into subsets with overlapping points where the reflected intensity could be well captured on the two orders of magnitude of dynamic range allotted by the CCD detector. This is done by using the higher order suppressor optical element and increasing the exposure time. Using the overlapping points, an effective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intensity can be determined for each subset used in the calculation of reflectance for long q-range scans. </w:t>
      </w:r>
    </w:p>
    <w:p w14:paraId="16DA567E" w14:textId="52880B8A" w:rsidR="005B1096" w:rsidRPr="008D3035" w:rsidRDefault="005B1096" w:rsidP="008370C5">
      <w:pPr>
        <w:pStyle w:val="Heading2"/>
      </w:pPr>
      <w:r w:rsidRPr="008D3035">
        <w:t>Error Approximations</w:t>
      </w:r>
    </w:p>
    <w:p w14:paraId="296F8403" w14:textId="57EA6FB0" w:rsidR="005B1096" w:rsidRPr="008D3035" w:rsidRDefault="005B1096" w:rsidP="007F57E9">
      <w:pPr>
        <w:pStyle w:val="MainText"/>
        <w:rPr>
          <w:shd w:val="clear" w:color="auto" w:fill="FFFFFF"/>
        </w:rPr>
      </w:pPr>
      <w:r w:rsidRPr="008D3035">
        <w:rPr>
          <w:shd w:val="clear" w:color="auto" w:fill="FFFFFF"/>
        </w:rPr>
        <w:t xml:space="preserve">Each frame of a reflectivity profile is inherently a photon counting measurement. The raw intensity in each detector pixel follows a poissonian distribution to first approximation, giving a per-pixel error equal to </w:t>
      </w:r>
      <m:oMath>
        <m:rad>
          <m:radPr>
            <m:degHide m:val="1"/>
            <m:ctrlPr>
              <w:rPr>
                <w:rFonts w:ascii="Cambria Math" w:hAnsi="Cambria Math"/>
                <w:i/>
                <w:shd w:val="clear" w:color="auto" w:fill="FFFFFF"/>
              </w:rPr>
            </m:ctrlPr>
          </m:radPr>
          <m:deg/>
          <m:e>
            <m:r>
              <w:rPr>
                <w:rFonts w:ascii="Cambria Math" w:hAnsi="Cambria Math"/>
                <w:shd w:val="clear" w:color="auto" w:fill="FFFFFF"/>
              </w:rPr>
              <m:t>N</m:t>
            </m:r>
          </m:e>
        </m:rad>
      </m:oMath>
      <w:r w:rsidRPr="008D3035">
        <w:rPr>
          <w:shd w:val="clear" w:color="auto" w:fill="FFFFFF"/>
        </w:rPr>
        <w:t xml:space="preserve">. Systematic noise is also present, originating from the dark current, readout noise, and stray light. Readout noise is reduced by first trimming a </w:t>
      </w:r>
      <w:r w:rsidR="00C61CEF" w:rsidRPr="008D3035">
        <w:rPr>
          <w:shd w:val="clear" w:color="auto" w:fill="FFFFFF"/>
        </w:rPr>
        <w:t>10-pixel</w:t>
      </w:r>
      <w:r w:rsidRPr="008D3035">
        <w:rPr>
          <w:shd w:val="clear" w:color="auto" w:fill="FFFFFF"/>
        </w:rPr>
        <w:t xml:space="preserve"> border around the images and then performing a </w:t>
      </w:r>
      <w:r w:rsidR="00C61CEF" w:rsidRPr="008D3035">
        <w:rPr>
          <w:shd w:val="clear" w:color="auto" w:fill="FFFFFF"/>
        </w:rPr>
        <w:t>row-by-row</w:t>
      </w:r>
      <w:r w:rsidRPr="008D3035">
        <w:rPr>
          <w:shd w:val="clear" w:color="auto" w:fill="FFFFFF"/>
        </w:rPr>
        <w:t xml:space="preserve"> subtraction using the average counts from the first 10 pixels in every row of the detector image. This flattens the thermal background caused by the readout process. The stray light and dark current can then be modeled and accounted for using the dark region of the detector as described</w:t>
      </w:r>
      <w:r w:rsidR="00C61CEF">
        <w:rPr>
          <w:shd w:val="clear" w:color="auto" w:fill="FFFFFF"/>
        </w:rPr>
        <w:t xml:space="preserve"> </w:t>
      </w:r>
      <w:r w:rsidRPr="008D3035">
        <w:rPr>
          <w:shd w:val="clear" w:color="auto" w:fill="FFFFFF"/>
        </w:rPr>
        <w:t>above.</w:t>
      </w:r>
      <w:r w:rsidR="00C61CEF">
        <w:rPr>
          <w:shd w:val="clear" w:color="auto" w:fill="FFFFFF"/>
        </w:rPr>
        <w:t xml:space="preserve"> </w:t>
      </w:r>
      <w:r w:rsidRPr="008D3035">
        <w:rPr>
          <w:shd w:val="clear" w:color="auto" w:fill="FFFFFF"/>
        </w:rPr>
        <w:t>Non</w:t>
      </w:r>
      <w:r w:rsidR="00C61CEF">
        <w:rPr>
          <w:shd w:val="clear" w:color="auto" w:fill="FFFFFF"/>
        </w:rPr>
        <w:t>-</w:t>
      </w:r>
      <w:r w:rsidRPr="008D3035">
        <w:rPr>
          <w:shd w:val="clear" w:color="auto" w:fill="FFFFFF"/>
        </w:rPr>
        <w:t xml:space="preserve">poissonian noise is characterized using a Fano factor defined as the ratio of the observed variance in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and effective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measurements to the hypothesized poissonian variance at the same intensity level. This effectively scales the raw poissonian noise in each q subset. </w:t>
      </w:r>
    </w:p>
    <w:p w14:paraId="11B5A41D" w14:textId="247BB411" w:rsidR="005B1096" w:rsidRPr="008D3035" w:rsidRDefault="005B1096" w:rsidP="007F57E9">
      <w:pPr>
        <w:pStyle w:val="MainText"/>
        <w:rPr>
          <w:shd w:val="clear" w:color="auto" w:fill="FFFFFF"/>
        </w:rPr>
      </w:pPr>
      <w:r w:rsidRPr="008D3035">
        <w:rPr>
          <w:shd w:val="clear" w:color="auto" w:fill="FFFFFF"/>
        </w:rPr>
        <w:lastRenderedPageBreak/>
        <w:t>The final source of error comes in the discrimination between specular and off specular reflectance. Thin film surface scattering and roughness effects smear the reflected beam over a finite width of pixels. This effect becomes more pronounced at higher q-values. To account for this error a q-dependent uncertainty envelope is applied to the propagated uncertainties from data reductions producing a higher uncertainty in the higher q regions of spectra.</w:t>
      </w:r>
    </w:p>
    <w:p w14:paraId="51B693D1" w14:textId="2F369A78" w:rsidR="005B1096" w:rsidRPr="008D3035" w:rsidRDefault="00DD28AC" w:rsidP="00C06B7E">
      <w:pPr>
        <w:pStyle w:val="Heading2"/>
      </w:pPr>
      <w:r>
        <w:t xml:space="preserve">PXR </w:t>
      </w:r>
      <w:r w:rsidR="00C01A77">
        <w:t>Analysis Methods</w:t>
      </w:r>
    </w:p>
    <w:p w14:paraId="308F8503" w14:textId="6E311597" w:rsidR="007D4B54" w:rsidRDefault="00FD4DE1" w:rsidP="007F57E9">
      <w:pPr>
        <w:pStyle w:val="MainText"/>
        <w:rPr>
          <w:shd w:val="clear" w:color="auto" w:fill="FFFFFF"/>
        </w:rPr>
      </w:pPr>
      <w:r>
        <w:rPr>
          <w:shd w:val="clear" w:color="auto" w:fill="FFFFFF"/>
        </w:rPr>
        <w:t>Ou</w:t>
      </w:r>
      <w:r w:rsidR="006979B4">
        <w:rPr>
          <w:shd w:val="clear" w:color="auto" w:fill="FFFFFF"/>
        </w:rPr>
        <w:t>r fitting methodology has been largely updated from the procedures outlined in Ferron et. al.</w:t>
      </w:r>
      <w:r w:rsidR="00C15940">
        <w:rPr>
          <w:shd w:val="clear" w:color="auto" w:fill="FFFFFF"/>
        </w:rPr>
        <w:fldChar w:fldCharType="begin"/>
      </w:r>
      <w:r w:rsidR="003661AD">
        <w:rPr>
          <w:shd w:val="clear" w:color="auto" w:fill="FFFFFF"/>
        </w:rPr>
        <w:instrText xml:space="preserve"> ADDIN ZOTERO_ITEM CSL_CITATION {"citationID":"jVFfhOBW","properties":{"unsorted":false,"formattedCitation":"\\uc0\\u160{}[21]","plainCitation":"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C15940">
        <w:rPr>
          <w:shd w:val="clear" w:color="auto" w:fill="FFFFFF"/>
        </w:rPr>
        <w:fldChar w:fldCharType="separate"/>
      </w:r>
      <w:r w:rsidR="003661AD" w:rsidRPr="003661AD">
        <w:rPr>
          <w:rFonts w:eastAsiaTheme="minorHAnsi"/>
          <w:kern w:val="0"/>
          <w:szCs w:val="24"/>
        </w:rPr>
        <w:t> [21]</w:t>
      </w:r>
      <w:r w:rsidR="00C15940">
        <w:rPr>
          <w:shd w:val="clear" w:color="auto" w:fill="FFFFFF"/>
        </w:rPr>
        <w:fldChar w:fldCharType="end"/>
      </w:r>
      <w:r w:rsidR="00C15940">
        <w:rPr>
          <w:shd w:val="clear" w:color="auto" w:fill="FFFFFF"/>
        </w:rPr>
        <w:t xml:space="preserve"> </w:t>
      </w:r>
      <w:r w:rsidR="00CF55F9">
        <w:rPr>
          <w:shd w:val="clear" w:color="auto" w:fill="FFFFFF"/>
        </w:rPr>
        <w:t>The model was constructed containing three layers of ZnPc (Surface, Bulk, Interface)</w:t>
      </w:r>
      <w:r w:rsidR="00DD28AC">
        <w:rPr>
          <w:shd w:val="clear" w:color="auto" w:fill="FFFFFF"/>
        </w:rPr>
        <w:t xml:space="preserve">, on top of a thin SiO2 native oxide layer, followed by the </w:t>
      </w:r>
      <w:r w:rsidR="001C68E1">
        <w:rPr>
          <w:shd w:val="clear" w:color="auto" w:fill="FFFFFF"/>
        </w:rPr>
        <w:t>Si</w:t>
      </w:r>
      <w:r w:rsidR="00DD28AC">
        <w:rPr>
          <w:shd w:val="clear" w:color="auto" w:fill="FFFFFF"/>
        </w:rPr>
        <w:t xml:space="preserve"> substrate. </w:t>
      </w:r>
      <w:r w:rsidR="00C50963">
        <w:rPr>
          <w:shd w:val="clear" w:color="auto" w:fill="FFFFFF"/>
        </w:rPr>
        <w:t xml:space="preserve">Each ZnPc layer is modeled using a uniaxial optical tensor </w:t>
      </w:r>
      <w:r w:rsidR="005969C4">
        <w:rPr>
          <w:shd w:val="clear" w:color="auto" w:fill="FFFFFF"/>
        </w:rPr>
        <w:t xml:space="preserve">whose derivation is described in the methods above. </w:t>
      </w:r>
      <w:r w:rsidR="00DD28AC">
        <w:rPr>
          <w:shd w:val="clear" w:color="auto" w:fill="FFFFFF"/>
        </w:rPr>
        <w:t xml:space="preserve">The reflection and transmission coefficients for </w:t>
      </w:r>
      <w:r w:rsidR="0037041F">
        <w:rPr>
          <w:shd w:val="clear" w:color="auto" w:fill="FFFFFF"/>
        </w:rPr>
        <w:t>the stack are</w:t>
      </w:r>
      <w:r w:rsidR="00DD28AC">
        <w:rPr>
          <w:shd w:val="clear" w:color="auto" w:fill="FFFFFF"/>
        </w:rPr>
        <w:t xml:space="preserve"> computed </w:t>
      </w:r>
      <w:r w:rsidR="00E9136D">
        <w:rPr>
          <w:shd w:val="clear" w:color="auto" w:fill="FFFFFF"/>
        </w:rPr>
        <w:t xml:space="preserve">for each energy and scattering vector </w:t>
      </w:r>
      <w:r w:rsidR="00DD28AC">
        <w:rPr>
          <w:shd w:val="clear" w:color="auto" w:fill="FFFFFF"/>
        </w:rPr>
        <w:t>via the 4x4 transfer matrix formalism wher</w:t>
      </w:r>
      <w:r w:rsidR="00A02536">
        <w:rPr>
          <w:shd w:val="clear" w:color="auto" w:fill="FFFFFF"/>
        </w:rPr>
        <w:t xml:space="preserve">e boundary condition matching at each of the five interfaces </w:t>
      </w:r>
      <w:r w:rsidR="001C68E1">
        <w:rPr>
          <w:shd w:val="clear" w:color="auto" w:fill="FFFFFF"/>
        </w:rPr>
        <w:t xml:space="preserve">sets the reflection and transmission coefficients for each layer, while </w:t>
      </w:r>
      <w:r w:rsidR="00C15EBA">
        <w:rPr>
          <w:shd w:val="clear" w:color="auto" w:fill="FFFFFF"/>
        </w:rPr>
        <w:t xml:space="preserve">interfacial roughness manifests as an exponential attenuation to account for the off specular diffuse scattering from a faceted interface. Here we model </w:t>
      </w:r>
      <w:r w:rsidR="0022428E">
        <w:rPr>
          <w:shd w:val="clear" w:color="auto" w:fill="FFFFFF"/>
        </w:rPr>
        <w:t xml:space="preserve">interfacial </w:t>
      </w:r>
      <w:r w:rsidR="00C15EBA">
        <w:rPr>
          <w:shd w:val="clear" w:color="auto" w:fill="FFFFFF"/>
        </w:rPr>
        <w:t>roughness in the Nèvot-Croce</w:t>
      </w:r>
      <w:r w:rsidR="000B1D89">
        <w:rPr>
          <w:shd w:val="clear" w:color="auto" w:fill="FFFFFF"/>
        </w:rPr>
        <w:t xml:space="preserve"> (NC)</w:t>
      </w:r>
      <w:r w:rsidR="00C15EBA">
        <w:rPr>
          <w:shd w:val="clear" w:color="auto" w:fill="FFFFFF"/>
        </w:rPr>
        <w:t xml:space="preserve"> sense</w:t>
      </w:r>
      <w:r w:rsidR="009E7B3B">
        <w:rPr>
          <w:shd w:val="clear" w:color="auto" w:fill="FFFFFF"/>
        </w:rPr>
        <w:t xml:space="preserve"> as is standard for reflectivity analyse</w:t>
      </w:r>
      <w:r w:rsidR="004006E6">
        <w:rPr>
          <w:shd w:val="clear" w:color="auto" w:fill="FFFFFF"/>
        </w:rPr>
        <w:t>s</w:t>
      </w:r>
      <w:r w:rsidR="0022428E">
        <w:rPr>
          <w:shd w:val="clear" w:color="auto" w:fill="FFFFFF"/>
        </w:rPr>
        <w:t>.</w:t>
      </w:r>
      <w:r w:rsidR="001B4036">
        <w:rPr>
          <w:shd w:val="clear" w:color="auto" w:fill="FFFFFF"/>
        </w:rPr>
        <w:fldChar w:fldCharType="begin"/>
      </w:r>
      <w:r w:rsidR="003661AD">
        <w:rPr>
          <w:shd w:val="clear" w:color="auto" w:fill="FFFFFF"/>
        </w:rPr>
        <w:instrText xml:space="preserve"> ADDIN ZOTERO_ITEM CSL_CITATION {"citationID":"ZLVoTCDi","properties":{"unsorted":false,"formattedCitation":"\\uc0\\u160{}[59,60]","plainCitation":" [59,60]","noteIndex":0},"citationItems":[{"id":1760,"uris":["http://zotero.org/groups/4874203/items/BDP4P7KH"],"itemData":{"id":1760,"type":"article-journal","abstract":"Journal de Physique, archive","citation-key":"nevotCaracterisationSurfacesPar1980","container-title":"Revue de Physique Appliquée","DOI":"10.1051/rphysap:01980001503076100","ISSN":"0035-1687, 2777-3671","issue":"3","journalAbbreviation":"Rev. Phys. Appl. (Paris)","language":"fr","page":"761-779","publisher":"Société Française de Physique","source":"rphysap.journaldephysique.org","title":"Caractérisation des surfaces par réflexion rasante de rayons X. Application à l'étude du polissage de quelques verres silicates","volume":"15","author":[{"family":"Névot","given":"L."},{"family":"Croce","given":"P."}],"issued":{"date-parts":[["1980",3,1]]}}},{"id":1482,"uris":["http://zotero.org/groups/4874203/items/53PSM7IH"],"itemData":{"id":1482,"type":"article-journal","abstract":"The influence of surface and interface roughness on X-ray and extreme ultraviolet (EUV) reflectometry is becoming increasingly important as layer thicknesses decrease to a few nanometers in next-generation nanodevices and multilayer optics. Here we simulate two different approaches for numerically modeling roughness, the N&amp;#x00E9;vot&amp;#x2013;Croce factor and the graded-interface method, in the Parratt formalism of calculating the complex reflectance of multilayer systems. The simulations were carried out at wavelengths relevant to widely used metrology techniques, including 0.154 nm for X-ray reflectometry and 13.5 nm for EUV lithography. A large discrepancy is observed between the two approaches in several situations: when the roughness is large with respect to the wavelength, for interfaces with large changes in refractive index across the boundary, as well as around reflectance peaks due to interference effects. Caution is thus required when using either approach to model roughness in these situations.","citation-key":"esashiInfluenceSurfaceInterface2021","container-title":"OSA Continuum","DOI":"10.1364/OSAC.422924","ISSN":"2578-7519","issue":"5","journalAbbreviation":"OSA Continuum, OSAC","language":"EN","license":"&amp;#169; 2021 Optical Society of America","page":"1497-1518","publisher":"Optica Publishing Group","source":"opg.optica.org","title":"Influence of surface and interface roughness on X-ray and extreme ultraviolet reflectance: A comparative numerical study","title-short":"Influence of surface and interface roughness on X-ray and extreme ultraviolet reflectance","volume":"4","author":[{"family":"Esashi","given":"Yuka"},{"family":"Tanksalvala","given":"Michael"},{"family":"Zhang","given":"Zhe"},{"family":"Jenkins","given":"Nicholas W."},{"family":"Kapteyn","given":"Henry C."},{"family":"Murnane","given":"Margaret M."}],"issued":{"date-parts":[["2021",5,15]]}}}],"schema":"https://github.com/citation-style-language/schema/raw/master/csl-citation.json"} </w:instrText>
      </w:r>
      <w:r w:rsidR="001B4036">
        <w:rPr>
          <w:shd w:val="clear" w:color="auto" w:fill="FFFFFF"/>
        </w:rPr>
        <w:fldChar w:fldCharType="separate"/>
      </w:r>
      <w:r w:rsidR="003661AD" w:rsidRPr="003661AD">
        <w:rPr>
          <w:rFonts w:eastAsiaTheme="minorHAnsi"/>
          <w:kern w:val="0"/>
          <w:szCs w:val="24"/>
        </w:rPr>
        <w:t> [59,60]</w:t>
      </w:r>
      <w:r w:rsidR="001B4036">
        <w:rPr>
          <w:shd w:val="clear" w:color="auto" w:fill="FFFFFF"/>
        </w:rPr>
        <w:fldChar w:fldCharType="end"/>
      </w:r>
      <w:r w:rsidR="004E3469">
        <w:rPr>
          <w:shd w:val="clear" w:color="auto" w:fill="FFFFFF"/>
        </w:rPr>
        <w:t xml:space="preserve"> </w:t>
      </w:r>
      <w:r w:rsidR="003F5416">
        <w:rPr>
          <w:shd w:val="clear" w:color="auto" w:fill="FFFFFF"/>
        </w:rPr>
        <w:t>This sets the</w:t>
      </w:r>
      <w:r w:rsidR="004E3469">
        <w:rPr>
          <w:shd w:val="clear" w:color="auto" w:fill="FFFFFF"/>
        </w:rPr>
        <w:t xml:space="preserve"> </w:t>
      </w:r>
      <w:r w:rsidR="003F5416">
        <w:rPr>
          <w:shd w:val="clear" w:color="auto" w:fill="FFFFFF"/>
        </w:rPr>
        <w:t>parameterization of the physical</w:t>
      </w:r>
      <w:r w:rsidR="004E3469">
        <w:rPr>
          <w:shd w:val="clear" w:color="auto" w:fill="FFFFFF"/>
        </w:rPr>
        <w:t xml:space="preserve"> model structure</w:t>
      </w:r>
      <w:r w:rsidR="003F5416">
        <w:rPr>
          <w:shd w:val="clear" w:color="auto" w:fill="FFFFFF"/>
        </w:rPr>
        <w:t xml:space="preserve"> as</w:t>
      </w:r>
      <w:r w:rsidR="004E3469">
        <w:rPr>
          <w:shd w:val="clear" w:color="auto" w:fill="FFFFFF"/>
        </w:rPr>
        <w:t xml:space="preserve"> thickness and roughness for the surface, bulk, </w:t>
      </w:r>
      <w:r w:rsidR="003F5416">
        <w:rPr>
          <w:shd w:val="clear" w:color="auto" w:fill="FFFFFF"/>
        </w:rPr>
        <w:t xml:space="preserve">and interface layers of ZnPc, along the native SiO2 layer for a combined </w:t>
      </w:r>
      <w:r w:rsidR="005F09E5">
        <w:rPr>
          <w:shd w:val="clear" w:color="auto" w:fill="FFFFFF"/>
        </w:rPr>
        <w:t xml:space="preserve">eight parameters to set </w:t>
      </w:r>
      <w:r w:rsidR="00167E8F">
        <w:rPr>
          <w:shd w:val="clear" w:color="auto" w:fill="FFFFFF"/>
        </w:rPr>
        <w:t>the full structure</w:t>
      </w:r>
      <w:r w:rsidR="005F09E5">
        <w:rPr>
          <w:shd w:val="clear" w:color="auto" w:fill="FFFFFF"/>
        </w:rPr>
        <w:t>.</w:t>
      </w:r>
    </w:p>
    <w:p w14:paraId="0832B9B9" w14:textId="56121CF9" w:rsidR="00F90F80" w:rsidRDefault="007D4B54" w:rsidP="007F57E9">
      <w:pPr>
        <w:pStyle w:val="MainText"/>
        <w:rPr>
          <w:shd w:val="clear" w:color="auto" w:fill="FFFFFF"/>
        </w:rPr>
      </w:pPr>
      <w:r>
        <w:rPr>
          <w:shd w:val="clear" w:color="auto" w:fill="FFFFFF"/>
        </w:rPr>
        <w:t xml:space="preserve">The optical constants for each layer are set depending on the optical model and differ between the free tensor and DFT parameterization. Consistent across both are the </w:t>
      </w:r>
      <w:r w:rsidR="00EF175B">
        <w:rPr>
          <w:shd w:val="clear" w:color="auto" w:fill="FFFFFF"/>
        </w:rPr>
        <w:t>non-resonant</w:t>
      </w:r>
      <w:r w:rsidR="009A24DD">
        <w:rPr>
          <w:shd w:val="clear" w:color="auto" w:fill="FFFFFF"/>
        </w:rPr>
        <w:t xml:space="preserve"> material slabs for the vacuum and silicon fronting media, </w:t>
      </w:r>
      <w:r w:rsidR="00EF175B">
        <w:rPr>
          <w:shd w:val="clear" w:color="auto" w:fill="FFFFFF"/>
        </w:rPr>
        <w:t>along</w:t>
      </w:r>
      <w:r w:rsidR="009A24DD">
        <w:rPr>
          <w:shd w:val="clear" w:color="auto" w:fill="FFFFFF"/>
        </w:rPr>
        <w:t xml:space="preserve"> with the silicon dioxide </w:t>
      </w:r>
      <w:r w:rsidR="00EF175B">
        <w:rPr>
          <w:shd w:val="clear" w:color="auto" w:fill="FFFFFF"/>
        </w:rPr>
        <w:t>layer. Each are set with tabulated bare atom optical constant</w:t>
      </w:r>
      <w:r w:rsidR="00A14D54">
        <w:rPr>
          <w:shd w:val="clear" w:color="auto" w:fill="FFFFFF"/>
        </w:rPr>
        <w:t xml:space="preserve">s, parameterized by the energy independent </w:t>
      </w:r>
      <w:r w:rsidR="00EF175B">
        <w:rPr>
          <w:shd w:val="clear" w:color="auto" w:fill="FFFFFF"/>
        </w:rPr>
        <w:t xml:space="preserve">material density that we allow to vary subtly </w:t>
      </w:r>
      <w:r w:rsidR="00452EFB">
        <w:rPr>
          <w:shd w:val="clear" w:color="auto" w:fill="FFFFFF"/>
        </w:rPr>
        <w:t xml:space="preserve">from the tabulated values </w:t>
      </w:r>
      <w:r w:rsidR="00CF5342">
        <w:rPr>
          <w:shd w:val="clear" w:color="auto" w:fill="FFFFFF"/>
        </w:rPr>
        <w:t>to accommodate differences in stoichiometr</w:t>
      </w:r>
      <w:r w:rsidR="0002076D">
        <w:rPr>
          <w:shd w:val="clear" w:color="auto" w:fill="FFFFFF"/>
        </w:rPr>
        <w:t>y</w:t>
      </w:r>
      <w:r w:rsidR="00553132">
        <w:rPr>
          <w:shd w:val="clear" w:color="auto" w:fill="FFFFFF"/>
        </w:rPr>
        <w:t>, but fixed to a feasible region of (2, 2.8) g/cm</w:t>
      </w:r>
      <w:r w:rsidR="00553132">
        <w:rPr>
          <w:shd w:val="clear" w:color="auto" w:fill="FFFFFF"/>
          <w:vertAlign w:val="superscript"/>
        </w:rPr>
        <w:t>3</w:t>
      </w:r>
      <w:r w:rsidR="00553132">
        <w:rPr>
          <w:shd w:val="clear" w:color="auto" w:fill="FFFFFF"/>
        </w:rPr>
        <w:t>.</w:t>
      </w:r>
      <w:r w:rsidR="00155590">
        <w:rPr>
          <w:shd w:val="clear" w:color="auto" w:fill="FFFFFF"/>
        </w:rPr>
        <w:t xml:space="preserve"> </w:t>
      </w:r>
      <w:r w:rsidR="008012CE">
        <w:rPr>
          <w:shd w:val="clear" w:color="auto" w:fill="FFFFFF"/>
        </w:rPr>
        <w:t>The optics for free tensor ZnPc are parameterized as</w:t>
      </w:r>
      <w:r w:rsidR="00754164">
        <w:rPr>
          <w:shd w:val="clear" w:color="auto" w:fill="FFFFFF"/>
        </w:rPr>
        <w:t xml:space="preserve"> birefringence, dichroism, isotropic </w:t>
      </w:r>
      <m:oMath>
        <m:sSub>
          <m:sSubPr>
            <m:ctrlPr>
              <w:rPr>
                <w:rFonts w:ascii="Cambria Math" w:hAnsi="Cambria Math"/>
                <w:i/>
                <w:shd w:val="clear" w:color="auto" w:fill="FFFFFF"/>
              </w:rPr>
            </m:ctrlPr>
          </m:sSubPr>
          <m:e>
            <m:r>
              <w:rPr>
                <w:rFonts w:ascii="Cambria Math" w:hAnsi="Cambria Math"/>
                <w:shd w:val="clear" w:color="auto" w:fill="FFFFFF"/>
              </w:rPr>
              <m:t>δ</m:t>
            </m:r>
          </m:e>
          <m:sub>
            <m:r>
              <w:rPr>
                <w:rFonts w:ascii="Cambria Math" w:hAnsi="Cambria Math"/>
                <w:shd w:val="clear" w:color="auto" w:fill="FFFFFF"/>
              </w:rPr>
              <m:t>iso</m:t>
            </m:r>
          </m:sub>
        </m:sSub>
      </m:oMath>
      <w:r w:rsidR="00754164">
        <w:rPr>
          <w:shd w:val="clear" w:color="auto" w:fill="FFFFFF"/>
        </w:rPr>
        <w:t xml:space="preserve">, and isotropic </w:t>
      </w:r>
      <m:oMath>
        <m:sSub>
          <m:sSubPr>
            <m:ctrlPr>
              <w:rPr>
                <w:rFonts w:ascii="Cambria Math" w:hAnsi="Cambria Math"/>
                <w:i/>
                <w:shd w:val="clear" w:color="auto" w:fill="FFFFFF"/>
              </w:rPr>
            </m:ctrlPr>
          </m:sSubPr>
          <m:e>
            <m:r>
              <w:rPr>
                <w:rFonts w:ascii="Cambria Math" w:hAnsi="Cambria Math"/>
                <w:shd w:val="clear" w:color="auto" w:fill="FFFFFF"/>
              </w:rPr>
              <m:t>β</m:t>
            </m:r>
          </m:e>
          <m:sub>
            <m:r>
              <w:rPr>
                <w:rFonts w:ascii="Cambria Math" w:hAnsi="Cambria Math"/>
                <w:shd w:val="clear" w:color="auto" w:fill="FFFFFF"/>
              </w:rPr>
              <m:t>iso</m:t>
            </m:r>
          </m:sub>
        </m:sSub>
      </m:oMath>
      <w:r w:rsidR="00754164">
        <w:rPr>
          <w:shd w:val="clear" w:color="auto" w:fill="FFFFFF"/>
        </w:rPr>
        <w:t xml:space="preserve"> </w:t>
      </w:r>
      <w:r w:rsidR="000E3A2D">
        <w:rPr>
          <w:shd w:val="clear" w:color="auto" w:fill="FFFFFF"/>
        </w:rPr>
        <w:t>each constrained to a reasonable range dict</w:t>
      </w:r>
      <w:r w:rsidR="008116AA">
        <w:rPr>
          <w:shd w:val="clear" w:color="auto" w:fill="FFFFFF"/>
        </w:rPr>
        <w:t xml:space="preserve">ated by the original optical model and </w:t>
      </w:r>
      <w:r w:rsidR="00754164">
        <w:rPr>
          <w:shd w:val="clear" w:color="auto" w:fill="FFFFFF"/>
        </w:rPr>
        <w:t>following the choices by Ferron et. al</w:t>
      </w:r>
      <w:r w:rsidR="001565FA">
        <w:rPr>
          <w:shd w:val="clear" w:color="auto" w:fill="FFFFFF"/>
        </w:rPr>
        <w:t>. resulting in 252 optical tensor components for the present work</w:t>
      </w:r>
      <w:r w:rsidR="00775299">
        <w:rPr>
          <w:shd w:val="clear" w:color="auto" w:fill="FFFFFF"/>
        </w:rPr>
        <w:t xml:space="preserve">. </w:t>
      </w:r>
      <w:r w:rsidR="001565FA">
        <w:rPr>
          <w:shd w:val="clear" w:color="auto" w:fill="FFFFFF"/>
        </w:rPr>
        <w:t xml:space="preserve">The DFT optics are set energy independently via a molecular orientation and density per layer, along with an energy offset term common across all layers and accounting for the energy calibration differences </w:t>
      </w:r>
      <w:r w:rsidR="008876B6">
        <w:rPr>
          <w:shd w:val="clear" w:color="auto" w:fill="FFFFFF"/>
        </w:rPr>
        <w:t>between instruments resulti</w:t>
      </w:r>
      <w:r w:rsidR="00BA4700">
        <w:rPr>
          <w:shd w:val="clear" w:color="auto" w:fill="FFFFFF"/>
        </w:rPr>
        <w:t xml:space="preserve">ng in just seven parameters </w:t>
      </w:r>
      <w:r w:rsidR="004716B5">
        <w:rPr>
          <w:shd w:val="clear" w:color="auto" w:fill="FFFFFF"/>
        </w:rPr>
        <w:t>to describe the three ZnPc layers</w:t>
      </w:r>
      <w:r w:rsidR="00BA4700">
        <w:rPr>
          <w:shd w:val="clear" w:color="auto" w:fill="FFFFFF"/>
        </w:rPr>
        <w:t>.</w:t>
      </w:r>
      <w:r w:rsidR="004716B5">
        <w:rPr>
          <w:shd w:val="clear" w:color="auto" w:fill="FFFFFF"/>
        </w:rPr>
        <w:t xml:space="preserve"> </w:t>
      </w:r>
      <w:r w:rsidR="008D6555">
        <w:rPr>
          <w:shd w:val="clear" w:color="auto" w:fill="FFFFFF"/>
        </w:rPr>
        <w:t>Thus,</w:t>
      </w:r>
      <w:r w:rsidR="0093300B">
        <w:rPr>
          <w:shd w:val="clear" w:color="auto" w:fill="FFFFFF"/>
        </w:rPr>
        <w:t xml:space="preserve"> the free tensor parameterization uses 266</w:t>
      </w:r>
      <w:r w:rsidR="001C1BDD">
        <w:rPr>
          <w:shd w:val="clear" w:color="auto" w:fill="FFFFFF"/>
        </w:rPr>
        <w:t xml:space="preserve"> (8+2+252)</w:t>
      </w:r>
      <w:r w:rsidR="0093300B">
        <w:rPr>
          <w:shd w:val="clear" w:color="auto" w:fill="FFFFFF"/>
        </w:rPr>
        <w:t xml:space="preserve"> parameters</w:t>
      </w:r>
      <w:r w:rsidR="006B0F2D">
        <w:rPr>
          <w:shd w:val="clear" w:color="auto" w:fill="FFFFFF"/>
        </w:rPr>
        <w:t xml:space="preserve"> to describe the material, while the DFT model uses just 17 </w:t>
      </w:r>
      <w:r w:rsidR="001C1BDD">
        <w:rPr>
          <w:shd w:val="clear" w:color="auto" w:fill="FFFFFF"/>
        </w:rPr>
        <w:t>(8+2+7) to describe the same structure</w:t>
      </w:r>
      <w:r w:rsidR="009B7818">
        <w:rPr>
          <w:shd w:val="clear" w:color="auto" w:fill="FFFFFF"/>
        </w:rPr>
        <w:t xml:space="preserve">, over an order of magnitude in </w:t>
      </w:r>
      <w:r w:rsidR="00B850E0">
        <w:rPr>
          <w:shd w:val="clear" w:color="auto" w:fill="FFFFFF"/>
        </w:rPr>
        <w:t xml:space="preserve">reduced complexity. </w:t>
      </w:r>
    </w:p>
    <w:p w14:paraId="3AAC819C" w14:textId="0A0D5BDA" w:rsidR="00B8775C" w:rsidRDefault="00B850E0" w:rsidP="007F57E9">
      <w:pPr>
        <w:pStyle w:val="MainText"/>
        <w:rPr>
          <w:shd w:val="clear" w:color="auto" w:fill="FFFFFF"/>
        </w:rPr>
      </w:pPr>
      <w:r>
        <w:rPr>
          <w:shd w:val="clear" w:color="auto" w:fill="FFFFFF"/>
        </w:rPr>
        <w:t>Notably, our free tensor parameterization differs from Ferron et.  al.</w:t>
      </w:r>
      <w:r w:rsidR="007C04DC">
        <w:rPr>
          <w:shd w:val="clear" w:color="auto" w:fill="FFFFFF"/>
        </w:rPr>
        <w:fldChar w:fldCharType="begin"/>
      </w:r>
      <w:r w:rsidR="007C04DC">
        <w:rPr>
          <w:shd w:val="clear" w:color="auto" w:fill="FFFFFF"/>
        </w:rPr>
        <w:instrText xml:space="preserve"> ADDIN ZOTERO_ITEM CSL_CITATION {"citationID":"uLpBuXhO","properties":{"unsorted":false,"formattedCitation":"\\uc0\\u160{}[21]","plainCitation":"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7C04DC">
        <w:rPr>
          <w:shd w:val="clear" w:color="auto" w:fill="FFFFFF"/>
        </w:rPr>
        <w:fldChar w:fldCharType="separate"/>
      </w:r>
      <w:r w:rsidR="007C04DC" w:rsidRPr="007C04DC">
        <w:rPr>
          <w:rFonts w:eastAsiaTheme="minorHAnsi"/>
          <w:kern w:val="0"/>
          <w:szCs w:val="24"/>
        </w:rPr>
        <w:t> [21]</w:t>
      </w:r>
      <w:r w:rsidR="007C04DC">
        <w:rPr>
          <w:shd w:val="clear" w:color="auto" w:fill="FFFFFF"/>
        </w:rPr>
        <w:fldChar w:fldCharType="end"/>
      </w:r>
      <w:r w:rsidR="007C04DC">
        <w:rPr>
          <w:shd w:val="clear" w:color="auto" w:fill="FFFFFF"/>
        </w:rPr>
        <w:t xml:space="preserve"> </w:t>
      </w:r>
      <w:r>
        <w:rPr>
          <w:shd w:val="clear" w:color="auto" w:fill="FFFFFF"/>
        </w:rPr>
        <w:t>in the removal of a dichroic ratio</w:t>
      </w:r>
      <w:r w:rsidR="004F6AB2">
        <w:rPr>
          <w:shd w:val="clear" w:color="auto" w:fill="FFFFFF"/>
        </w:rPr>
        <w:t xml:space="preserve"> as it</w:t>
      </w:r>
      <w:r w:rsidR="008C2CAE">
        <w:rPr>
          <w:shd w:val="clear" w:color="auto" w:fill="FFFFFF"/>
        </w:rPr>
        <w:t xml:space="preserve"> prerequisites the creation of the </w:t>
      </w:r>
      <w:r w:rsidR="00EB5F7D">
        <w:rPr>
          <w:shd w:val="clear" w:color="auto" w:fill="FFFFFF"/>
        </w:rPr>
        <w:t xml:space="preserve">energy dependent </w:t>
      </w:r>
      <w:r w:rsidR="008C2CAE">
        <w:rPr>
          <w:shd w:val="clear" w:color="auto" w:fill="FFFFFF"/>
        </w:rPr>
        <w:t>optical tensor</w:t>
      </w:r>
      <w:r w:rsidR="00EB5F7D">
        <w:rPr>
          <w:shd w:val="clear" w:color="auto" w:fill="FFFFFF"/>
        </w:rPr>
        <w:t xml:space="preserve"> along with evaluating th</w:t>
      </w:r>
      <w:r w:rsidR="00DB35BE">
        <w:rPr>
          <w:shd w:val="clear" w:color="auto" w:fill="FFFFFF"/>
        </w:rPr>
        <w:t>e energy dependent ratio between dichroism and birefringence.</w:t>
      </w:r>
      <w:r w:rsidR="00EB5F7D">
        <w:rPr>
          <w:shd w:val="clear" w:color="auto" w:fill="FFFFFF"/>
        </w:rPr>
        <w:t xml:space="preserve"> </w:t>
      </w:r>
      <w:r w:rsidR="00DB35BE">
        <w:rPr>
          <w:shd w:val="clear" w:color="auto" w:fill="FFFFFF"/>
        </w:rPr>
        <w:t>This is feasible for measurements using few energies that are far from inflection points in this ratio</w:t>
      </w:r>
      <w:r w:rsidR="00EB5F7D">
        <w:rPr>
          <w:shd w:val="clear" w:color="auto" w:fill="FFFFFF"/>
        </w:rPr>
        <w:t>, yet an energy mismatch between NEXAFS experiment and PXR co</w:t>
      </w:r>
      <w:r w:rsidR="00373201">
        <w:rPr>
          <w:shd w:val="clear" w:color="auto" w:fill="FFFFFF"/>
        </w:rPr>
        <w:t>llection</w:t>
      </w:r>
      <w:r w:rsidR="00151C69">
        <w:rPr>
          <w:shd w:val="clear" w:color="auto" w:fill="FFFFFF"/>
        </w:rPr>
        <w:t xml:space="preserve"> </w:t>
      </w:r>
      <w:r w:rsidR="00DB35BE">
        <w:rPr>
          <w:shd w:val="clear" w:color="auto" w:fill="FFFFFF"/>
        </w:rPr>
        <w:t>strictly breaks any naive implementation, requiring an additionally fitted energy independent energy shift</w:t>
      </w:r>
      <w:r w:rsidR="004F66BC">
        <w:rPr>
          <w:shd w:val="clear" w:color="auto" w:fill="FFFFFF"/>
        </w:rPr>
        <w:t xml:space="preserve"> that is </w:t>
      </w:r>
      <w:r w:rsidR="004F66BC">
        <w:rPr>
          <w:shd w:val="clear" w:color="auto" w:fill="FFFFFF"/>
        </w:rPr>
        <w:t>challenging to implement robustly</w:t>
      </w:r>
      <w:r w:rsidR="00151C69">
        <w:rPr>
          <w:shd w:val="clear" w:color="auto" w:fill="FFFFFF"/>
        </w:rPr>
        <w:t xml:space="preserve">. </w:t>
      </w:r>
      <w:r w:rsidR="002F440D">
        <w:rPr>
          <w:shd w:val="clear" w:color="auto" w:fill="FFFFFF"/>
        </w:rPr>
        <w:t xml:space="preserve">This constraint </w:t>
      </w:r>
      <w:r w:rsidR="009B42AA">
        <w:rPr>
          <w:shd w:val="clear" w:color="auto" w:fill="FFFFFF"/>
        </w:rPr>
        <w:t xml:space="preserve">is also </w:t>
      </w:r>
      <w:r w:rsidR="004F66BC">
        <w:rPr>
          <w:shd w:val="clear" w:color="auto" w:fill="FFFFFF"/>
        </w:rPr>
        <w:t xml:space="preserve">applied per energy </w:t>
      </w:r>
      <w:r w:rsidR="009B42AA">
        <w:rPr>
          <w:shd w:val="clear" w:color="auto" w:fill="FFFFFF"/>
        </w:rPr>
        <w:t>offering no guarantee of Kramers-Kronig</w:t>
      </w:r>
      <w:r w:rsidR="004F66BC">
        <w:rPr>
          <w:shd w:val="clear" w:color="auto" w:fill="FFFFFF"/>
        </w:rPr>
        <w:t xml:space="preserve"> </w:t>
      </w:r>
      <w:r w:rsidR="00434A8A">
        <w:rPr>
          <w:shd w:val="clear" w:color="auto" w:fill="FFFFFF"/>
        </w:rPr>
        <w:t>or anisotropic consistency a</w:t>
      </w:r>
      <w:r w:rsidR="009B42AA">
        <w:rPr>
          <w:shd w:val="clear" w:color="auto" w:fill="FFFFFF"/>
        </w:rPr>
        <w:t>cross the manifold of fitted optical constants</w:t>
      </w:r>
      <w:r w:rsidR="00CF200D">
        <w:rPr>
          <w:shd w:val="clear" w:color="auto" w:fill="FFFFFF"/>
        </w:rPr>
        <w:t>, while only minimally reducing parameter space complexity.</w:t>
      </w:r>
      <w:r w:rsidR="00CC5155">
        <w:rPr>
          <w:shd w:val="clear" w:color="auto" w:fill="FFFFFF"/>
        </w:rPr>
        <w:t xml:space="preserve"> As a result, in our comparisons, we take the full tensor complexity for our Free tensor model. </w:t>
      </w:r>
    </w:p>
    <w:p w14:paraId="3263158B" w14:textId="55E436B3" w:rsidR="00153403" w:rsidRDefault="00264142" w:rsidP="007F57E9">
      <w:pPr>
        <w:pStyle w:val="MainText"/>
        <w:rPr>
          <w:shd w:val="clear" w:color="auto" w:fill="FFFFFF"/>
        </w:rPr>
      </w:pPr>
      <w:r>
        <w:rPr>
          <w:shd w:val="clear" w:color="auto" w:fill="FFFFFF"/>
        </w:rPr>
        <w:t>The reflectivity model</w:t>
      </w:r>
      <w:r w:rsidR="00CC5155">
        <w:rPr>
          <w:shd w:val="clear" w:color="auto" w:fill="FFFFFF"/>
        </w:rPr>
        <w:t xml:space="preserve"> </w:t>
      </w:r>
      <w:r>
        <w:rPr>
          <w:shd w:val="clear" w:color="auto" w:fill="FFFFFF"/>
        </w:rPr>
        <w:t>calculating</w:t>
      </w:r>
      <w:r w:rsidR="008F098A">
        <w:rPr>
          <w:shd w:val="clear" w:color="auto" w:fill="FFFFFF"/>
        </w:rPr>
        <w:t xml:space="preserve"> PXR </w:t>
      </w:r>
      <w:r w:rsidR="00CC5155">
        <w:rPr>
          <w:shd w:val="clear" w:color="auto" w:fill="FFFFFF"/>
        </w:rPr>
        <w:t xml:space="preserve">from the material stack </w:t>
      </w:r>
      <w:r w:rsidR="008F098A">
        <w:rPr>
          <w:shd w:val="clear" w:color="auto" w:fill="FFFFFF"/>
        </w:rPr>
        <w:t xml:space="preserve">is augmented </w:t>
      </w:r>
      <w:r>
        <w:rPr>
          <w:shd w:val="clear" w:color="auto" w:fill="FFFFFF"/>
        </w:rPr>
        <w:t xml:space="preserve">to include several </w:t>
      </w:r>
      <w:r w:rsidR="008F098A">
        <w:rPr>
          <w:shd w:val="clear" w:color="auto" w:fill="FFFFFF"/>
        </w:rPr>
        <w:t xml:space="preserve">experimental correction terms </w:t>
      </w:r>
      <w:r>
        <w:rPr>
          <w:shd w:val="clear" w:color="auto" w:fill="FFFFFF"/>
        </w:rPr>
        <w:t xml:space="preserve">that account </w:t>
      </w:r>
      <w:r w:rsidR="008F098A">
        <w:rPr>
          <w:shd w:val="clear" w:color="auto" w:fill="FFFFFF"/>
        </w:rPr>
        <w:t>for beam and motor drifts</w:t>
      </w:r>
      <w:r>
        <w:rPr>
          <w:shd w:val="clear" w:color="auto" w:fill="FFFFFF"/>
        </w:rPr>
        <w:t>,</w:t>
      </w:r>
      <w:r w:rsidR="008F098A">
        <w:rPr>
          <w:shd w:val="clear" w:color="auto" w:fill="FFFFFF"/>
        </w:rPr>
        <w:t xml:space="preserve"> along with</w:t>
      </w:r>
      <w:r>
        <w:rPr>
          <w:shd w:val="clear" w:color="auto" w:fill="FFFFFF"/>
        </w:rPr>
        <w:t xml:space="preserve"> instrument</w:t>
      </w:r>
      <w:r w:rsidR="008F098A">
        <w:rPr>
          <w:shd w:val="clear" w:color="auto" w:fill="FFFFFF"/>
        </w:rPr>
        <w:t xml:space="preserve"> miscalibration during the measurement. </w:t>
      </w:r>
      <w:r w:rsidR="00230524">
        <w:rPr>
          <w:shd w:val="clear" w:color="auto" w:fill="FFFFFF"/>
        </w:rPr>
        <w:t>This</w:t>
      </w:r>
      <w:r w:rsidR="00713E02">
        <w:rPr>
          <w:shd w:val="clear" w:color="auto" w:fill="FFFFFF"/>
        </w:rPr>
        <w:t xml:space="preserve"> </w:t>
      </w:r>
      <w:r w:rsidR="00230524">
        <w:rPr>
          <w:shd w:val="clear" w:color="auto" w:fill="FFFFFF"/>
        </w:rPr>
        <w:t>includes</w:t>
      </w:r>
      <w:r w:rsidR="00713E02">
        <w:rPr>
          <w:shd w:val="clear" w:color="auto" w:fill="FFFFFF"/>
        </w:rPr>
        <w:t xml:space="preserve"> a normalization correction scale factor and an angle of incidence offset applied to</w:t>
      </w:r>
      <w:r w:rsidR="00277AF9">
        <w:rPr>
          <w:shd w:val="clear" w:color="auto" w:fill="FFFFFF"/>
        </w:rPr>
        <w:t xml:space="preserve"> each energy and polarization</w:t>
      </w:r>
      <w:r w:rsidR="00E95FDC">
        <w:rPr>
          <w:shd w:val="clear" w:color="auto" w:fill="FFFFFF"/>
        </w:rPr>
        <w:t>, following the analysis of Ferron et. al.</w:t>
      </w:r>
      <w:r w:rsidR="00E95FDC">
        <w:rPr>
          <w:shd w:val="clear" w:color="auto" w:fill="FFFFFF"/>
        </w:rPr>
        <w:fldChar w:fldCharType="begin"/>
      </w:r>
      <w:r w:rsidR="003661AD">
        <w:rPr>
          <w:shd w:val="clear" w:color="auto" w:fill="FFFFFF"/>
        </w:rPr>
        <w:instrText xml:space="preserve"> ADDIN ZOTERO_ITEM CSL_CITATION {"citationID":"RcbkCdMn","properties":{"unsorted":false,"formattedCitation":"\\uc0\\u160{}[21]","plainCitation":"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E95FDC">
        <w:rPr>
          <w:shd w:val="clear" w:color="auto" w:fill="FFFFFF"/>
        </w:rPr>
        <w:fldChar w:fldCharType="separate"/>
      </w:r>
      <w:r w:rsidR="003661AD" w:rsidRPr="003661AD">
        <w:rPr>
          <w:rFonts w:eastAsiaTheme="minorHAnsi"/>
          <w:kern w:val="0"/>
          <w:szCs w:val="24"/>
        </w:rPr>
        <w:t> [21]</w:t>
      </w:r>
      <w:r w:rsidR="00E95FDC">
        <w:rPr>
          <w:shd w:val="clear" w:color="auto" w:fill="FFFFFF"/>
        </w:rPr>
        <w:fldChar w:fldCharType="end"/>
      </w:r>
      <w:r>
        <w:rPr>
          <w:shd w:val="clear" w:color="auto" w:fill="FFFFFF"/>
        </w:rPr>
        <w:t xml:space="preserve"> </w:t>
      </w:r>
      <w:r w:rsidR="00794051">
        <w:rPr>
          <w:shd w:val="clear" w:color="auto" w:fill="FFFFFF"/>
        </w:rPr>
        <w:t>Combined this adds in four correction terms per energy</w:t>
      </w:r>
      <w:r w:rsidR="0090723E">
        <w:rPr>
          <w:shd w:val="clear" w:color="auto" w:fill="FFFFFF"/>
        </w:rPr>
        <w:t xml:space="preserve"> (84 in this work) </w:t>
      </w:r>
      <w:r w:rsidR="00F934A0">
        <w:rPr>
          <w:shd w:val="clear" w:color="auto" w:fill="FFFFFF"/>
        </w:rPr>
        <w:t>accounting for a majority of the fitted parameters in our DFT constrained optical model.</w:t>
      </w:r>
      <w:r w:rsidR="00153403">
        <w:rPr>
          <w:shd w:val="clear" w:color="auto" w:fill="FFFFFF"/>
        </w:rPr>
        <w:t xml:space="preserve"> </w:t>
      </w:r>
      <w:r w:rsidR="00131EA8">
        <w:rPr>
          <w:shd w:val="clear" w:color="auto" w:fill="FFFFFF"/>
        </w:rPr>
        <w:t xml:space="preserve">This brings the total model parameters to 101 for the DFT model and </w:t>
      </w:r>
      <w:r w:rsidR="001A674F">
        <w:rPr>
          <w:shd w:val="clear" w:color="auto" w:fill="FFFFFF"/>
        </w:rPr>
        <w:t xml:space="preserve">350 for the Free tensor model. </w:t>
      </w:r>
    </w:p>
    <w:p w14:paraId="7737BCD8" w14:textId="07DAAC5F" w:rsidR="00244C6F" w:rsidRDefault="00F113D4" w:rsidP="007F57E9">
      <w:pPr>
        <w:pStyle w:val="MainText"/>
        <w:rPr>
          <w:shd w:val="clear" w:color="auto" w:fill="FFFFFF"/>
        </w:rPr>
      </w:pPr>
      <w:r>
        <w:rPr>
          <w:shd w:val="clear" w:color="auto" w:fill="FFFFFF"/>
        </w:rPr>
        <w:t>For those seeking to follow this analysis,</w:t>
      </w:r>
      <w:r w:rsidR="004A4FE1">
        <w:rPr>
          <w:shd w:val="clear" w:color="auto" w:fill="FFFFFF"/>
        </w:rPr>
        <w:t xml:space="preserve"> experimental correction </w:t>
      </w:r>
      <w:r>
        <w:rPr>
          <w:shd w:val="clear" w:color="auto" w:fill="FFFFFF"/>
        </w:rPr>
        <w:t>parameters can often be critical</w:t>
      </w:r>
      <w:r w:rsidR="004A4FE1">
        <w:rPr>
          <w:shd w:val="clear" w:color="auto" w:fill="FFFFFF"/>
        </w:rPr>
        <w:t xml:space="preserve"> to producing a good fit</w:t>
      </w:r>
      <w:r w:rsidR="004E77B3">
        <w:rPr>
          <w:shd w:val="clear" w:color="auto" w:fill="FFFFFF"/>
        </w:rPr>
        <w:t>. However, it is important to note that w</w:t>
      </w:r>
      <w:r>
        <w:rPr>
          <w:shd w:val="clear" w:color="auto" w:fill="FFFFFF"/>
        </w:rPr>
        <w:t xml:space="preserve">ithout proper bounds on a per energy basis, </w:t>
      </w:r>
      <w:r w:rsidR="004E77B3">
        <w:rPr>
          <w:shd w:val="clear" w:color="auto" w:fill="FFFFFF"/>
        </w:rPr>
        <w:t>experiment correction parameters</w:t>
      </w:r>
      <w:r>
        <w:rPr>
          <w:shd w:val="clear" w:color="auto" w:fill="FFFFFF"/>
        </w:rPr>
        <w:t xml:space="preserve"> easily become cross corelated with </w:t>
      </w:r>
      <w:r w:rsidR="004E77B3">
        <w:rPr>
          <w:shd w:val="clear" w:color="auto" w:fill="FFFFFF"/>
        </w:rPr>
        <w:t>both the structure and optics</w:t>
      </w:r>
      <w:r w:rsidR="005254A4">
        <w:rPr>
          <w:shd w:val="clear" w:color="auto" w:fill="FFFFFF"/>
        </w:rPr>
        <w:t xml:space="preserve"> leading to non-physical fit results</w:t>
      </w:r>
      <w:r>
        <w:rPr>
          <w:shd w:val="clear" w:color="auto" w:fill="FFFFFF"/>
        </w:rPr>
        <w:t>. We recommend only adding these offset parameters if the first fringe is challenging to reproduce using physically realistic structural and optical</w:t>
      </w:r>
      <w:r w:rsidR="00AB2E1A">
        <w:rPr>
          <w:shd w:val="clear" w:color="auto" w:fill="FFFFFF"/>
        </w:rPr>
        <w:t xml:space="preserve"> parameters</w:t>
      </w:r>
      <w:r>
        <w:rPr>
          <w:shd w:val="clear" w:color="auto" w:fill="FFFFFF"/>
        </w:rPr>
        <w:t xml:space="preserve">. </w:t>
      </w:r>
      <w:r w:rsidR="002A39F1">
        <w:rPr>
          <w:shd w:val="clear" w:color="auto" w:fill="FFFFFF"/>
        </w:rPr>
        <w:t>Reasonable bounds on the normalization correction term</w:t>
      </w:r>
      <w:r w:rsidR="000E76D8">
        <w:rPr>
          <w:shd w:val="clear" w:color="auto" w:fill="FFFFFF"/>
        </w:rPr>
        <w:t xml:space="preserve"> </w:t>
      </w:r>
      <w:r w:rsidR="007E6CD8">
        <w:rPr>
          <w:shd w:val="clear" w:color="auto" w:fill="FFFFFF"/>
        </w:rPr>
        <w:t>are (.8, 1.2)</w:t>
      </w:r>
      <w:r w:rsidR="00151B17">
        <w:rPr>
          <w:shd w:val="clear" w:color="auto" w:fill="FFFFFF"/>
        </w:rPr>
        <w:t xml:space="preserve"> with exceptions for datasets with visible outliers in the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00151B17">
        <w:rPr>
          <w:shd w:val="clear" w:color="auto" w:fill="FFFFFF"/>
        </w:rPr>
        <w:t xml:space="preserve"> measurement points. </w:t>
      </w:r>
      <w:r w:rsidR="004126A9">
        <w:rPr>
          <w:shd w:val="clear" w:color="auto" w:fill="FFFFFF"/>
        </w:rPr>
        <w:t xml:space="preserve">Angle of incidence may vary more widely from zero, and manual observations </w:t>
      </w:r>
      <w:r w:rsidR="00D96990">
        <w:rPr>
          <w:shd w:val="clear" w:color="auto" w:fill="FFFFFF"/>
        </w:rPr>
        <w:t>of the data should be used to set a feasibility region of this parameter. Here we use bounds of (-.1, .1) due to the measurable alignment drift across energies.</w:t>
      </w:r>
      <w:r>
        <w:rPr>
          <w:shd w:val="clear" w:color="auto" w:fill="FFFFFF"/>
        </w:rPr>
        <w:t xml:space="preserve"> </w:t>
      </w:r>
      <w:r w:rsidR="00777BE7">
        <w:rPr>
          <w:shd w:val="clear" w:color="auto" w:fill="FFFFFF"/>
        </w:rPr>
        <w:t xml:space="preserve">Additionally, as ALS 11.0.1.2 and other future PXR capable instruments constantly improve their configurations, these ranges should be discussed with the beamline scientist for the instrument </w:t>
      </w:r>
      <w:r w:rsidR="00153403">
        <w:rPr>
          <w:shd w:val="clear" w:color="auto" w:fill="FFFFFF"/>
        </w:rPr>
        <w:t xml:space="preserve">for the latest insights. </w:t>
      </w:r>
    </w:p>
    <w:p w14:paraId="2DE143DE" w14:textId="594FF02D" w:rsidR="000B2425" w:rsidRPr="000B2425" w:rsidRDefault="00C01A77" w:rsidP="008370C5">
      <w:pPr>
        <w:pStyle w:val="Heading2"/>
      </w:pPr>
      <w:r>
        <w:t>Fit Results</w:t>
      </w:r>
    </w:p>
    <w:p w14:paraId="3C76EF1C" w14:textId="1CF9B2CE" w:rsidR="00226E80" w:rsidRDefault="00226E80" w:rsidP="00226E80">
      <w:pPr>
        <w:pStyle w:val="Caption"/>
        <w:keepNext/>
        <w:ind w:firstLine="0"/>
      </w:pPr>
      <w:r>
        <w:t>TABLE S</w:t>
      </w:r>
      <w:r>
        <w:fldChar w:fldCharType="begin"/>
      </w:r>
      <w:r>
        <w:instrText xml:space="preserve"> SEQ TABLE_S \* ROMAN </w:instrText>
      </w:r>
      <w:r>
        <w:fldChar w:fldCharType="separate"/>
      </w:r>
      <w:r>
        <w:rPr>
          <w:noProof/>
        </w:rPr>
        <w:t>I</w:t>
      </w:r>
      <w:r>
        <w:fldChar w:fldCharType="end"/>
      </w:r>
      <w:r w:rsidRPr="00226E80">
        <w:t xml:space="preserve"> </w:t>
      </w:r>
      <w:r>
        <w:t>Best fit structural properties of the ZnPc film as analyzed though the lenses of the free optical tensor model.</w:t>
      </w:r>
    </w:p>
    <w:tbl>
      <w:tblPr>
        <w:tblStyle w:val="GridTable1Light"/>
        <w:tblW w:w="0" w:type="auto"/>
        <w:jc w:val="center"/>
        <w:tblLook w:val="04A0" w:firstRow="1" w:lastRow="0" w:firstColumn="1" w:lastColumn="0" w:noHBand="0" w:noVBand="1"/>
      </w:tblPr>
      <w:tblGrid>
        <w:gridCol w:w="971"/>
        <w:gridCol w:w="1188"/>
        <w:gridCol w:w="1188"/>
      </w:tblGrid>
      <w:tr w:rsidR="008B2E8C" w14:paraId="58376D04" w14:textId="77777777" w:rsidTr="00724B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1" w:type="dxa"/>
            <w:tcBorders>
              <w:top w:val="double" w:sz="4" w:space="0" w:color="auto"/>
              <w:left w:val="nil"/>
              <w:bottom w:val="single" w:sz="4" w:space="0" w:color="auto"/>
              <w:right w:val="nil"/>
            </w:tcBorders>
          </w:tcPr>
          <w:p w14:paraId="0EE28840" w14:textId="549AC2CE" w:rsidR="008B2E8C" w:rsidRDefault="008B2E8C" w:rsidP="007F57E9">
            <w:pPr>
              <w:rPr>
                <w:shd w:val="clear" w:color="auto" w:fill="FFFFFF"/>
              </w:rPr>
            </w:pPr>
            <w:r>
              <w:rPr>
                <w:shd w:val="clear" w:color="auto" w:fill="FFFFFF"/>
              </w:rPr>
              <w:t>Layer</w:t>
            </w:r>
          </w:p>
        </w:tc>
        <w:tc>
          <w:tcPr>
            <w:tcW w:w="1188" w:type="dxa"/>
            <w:tcBorders>
              <w:top w:val="double" w:sz="4" w:space="0" w:color="auto"/>
              <w:left w:val="nil"/>
              <w:bottom w:val="single" w:sz="4" w:space="0" w:color="auto"/>
              <w:right w:val="nil"/>
            </w:tcBorders>
          </w:tcPr>
          <w:p w14:paraId="2391C9F5" w14:textId="7D7C02D1" w:rsidR="008B2E8C" w:rsidRDefault="008B2E8C" w:rsidP="007F57E9">
            <w:pPr>
              <w:cnfStyle w:val="100000000000" w:firstRow="1" w:lastRow="0" w:firstColumn="0" w:lastColumn="0" w:oddVBand="0" w:evenVBand="0" w:oddHBand="0" w:evenHBand="0" w:firstRowFirstColumn="0" w:firstRowLastColumn="0" w:lastRowFirstColumn="0" w:lastRowLastColumn="0"/>
              <w:rPr>
                <w:shd w:val="clear" w:color="auto" w:fill="FFFFFF"/>
              </w:rPr>
            </w:pPr>
            <m:oMathPara>
              <m:oMath>
                <m:r>
                  <m:rPr>
                    <m:sty m:val="bi"/>
                  </m:rPr>
                  <w:rPr>
                    <w:rFonts w:ascii="Cambria Math" w:hAnsi="Cambria Math"/>
                    <w:shd w:val="clear" w:color="auto" w:fill="FFFFFF"/>
                  </w:rPr>
                  <m:t>t</m:t>
                </m:r>
                <m:r>
                  <m:rPr>
                    <m:sty m:val="b"/>
                  </m:rPr>
                  <w:rPr>
                    <w:rFonts w:ascii="Cambria Math" w:hAnsi="Cambria Math"/>
                    <w:shd w:val="clear" w:color="auto" w:fill="FFFFFF"/>
                  </w:rPr>
                  <m:t xml:space="preserve"> </m:t>
                </m:r>
                <m:d>
                  <m:dPr>
                    <m:ctrlPr>
                      <w:rPr>
                        <w:rFonts w:ascii="Cambria Math" w:hAnsi="Cambria Math"/>
                        <w:shd w:val="clear" w:color="auto" w:fill="FFFFFF"/>
                      </w:rPr>
                    </m:ctrlPr>
                  </m:dPr>
                  <m:e>
                    <m:r>
                      <m:rPr>
                        <m:sty m:val="b"/>
                      </m:rPr>
                      <w:rPr>
                        <w:rFonts w:ascii="Cambria Math" w:hAnsi="Cambria Math"/>
                        <w:shd w:val="clear" w:color="auto" w:fill="FFFFFF"/>
                      </w:rPr>
                      <m:t>Å</m:t>
                    </m:r>
                  </m:e>
                </m:d>
              </m:oMath>
            </m:oMathPara>
          </w:p>
        </w:tc>
        <w:tc>
          <w:tcPr>
            <w:tcW w:w="1188" w:type="dxa"/>
            <w:tcBorders>
              <w:top w:val="double" w:sz="4" w:space="0" w:color="auto"/>
              <w:left w:val="nil"/>
              <w:bottom w:val="single" w:sz="4" w:space="0" w:color="auto"/>
              <w:right w:val="nil"/>
            </w:tcBorders>
          </w:tcPr>
          <w:p w14:paraId="2AFD7327" w14:textId="444DA501" w:rsidR="008B2E8C" w:rsidRDefault="008B28B3" w:rsidP="007F57E9">
            <w:pPr>
              <w:cnfStyle w:val="100000000000" w:firstRow="1" w:lastRow="0" w:firstColumn="0" w:lastColumn="0" w:oddVBand="0" w:evenVBand="0" w:oddHBand="0" w:evenHBand="0" w:firstRowFirstColumn="0" w:firstRowLastColumn="0" w:lastRowFirstColumn="0" w:lastRowLastColumn="0"/>
              <w:rPr>
                <w:shd w:val="clear" w:color="auto" w:fill="FFFFFF"/>
              </w:rPr>
            </w:pPr>
            <m:oMathPara>
              <m:oMath>
                <m:sSub>
                  <m:sSubPr>
                    <m:ctrlPr>
                      <w:rPr>
                        <w:rFonts w:ascii="Cambria Math" w:hAnsi="Cambria Math"/>
                        <w:shd w:val="clear" w:color="auto" w:fill="FFFFFF"/>
                      </w:rPr>
                    </m:ctrlPr>
                  </m:sSubPr>
                  <m:e>
                    <m:r>
                      <m:rPr>
                        <m:sty m:val="bi"/>
                      </m:rPr>
                      <w:rPr>
                        <w:rFonts w:ascii="Cambria Math" w:hAnsi="Cambria Math"/>
                        <w:shd w:val="clear" w:color="auto" w:fill="FFFFFF"/>
                      </w:rPr>
                      <m:t>σ</m:t>
                    </m:r>
                  </m:e>
                  <m:sub>
                    <m:r>
                      <m:rPr>
                        <m:sty m:val="bi"/>
                      </m:rPr>
                      <w:rPr>
                        <w:rFonts w:ascii="Cambria Math" w:hAnsi="Cambria Math"/>
                        <w:shd w:val="clear" w:color="auto" w:fill="FFFFFF"/>
                      </w:rPr>
                      <m:t>r</m:t>
                    </m:r>
                  </m:sub>
                </m:sSub>
                <m:r>
                  <m:rPr>
                    <m:sty m:val="b"/>
                  </m:rPr>
                  <w:rPr>
                    <w:rFonts w:ascii="Cambria Math" w:hAnsi="Cambria Math"/>
                    <w:shd w:val="clear" w:color="auto" w:fill="FFFFFF"/>
                  </w:rPr>
                  <m:t xml:space="preserve"> </m:t>
                </m:r>
                <m:d>
                  <m:dPr>
                    <m:ctrlPr>
                      <w:rPr>
                        <w:rFonts w:ascii="Cambria Math" w:hAnsi="Cambria Math"/>
                        <w:shd w:val="clear" w:color="auto" w:fill="FFFFFF"/>
                      </w:rPr>
                    </m:ctrlPr>
                  </m:dPr>
                  <m:e>
                    <m:r>
                      <m:rPr>
                        <m:sty m:val="b"/>
                      </m:rPr>
                      <w:rPr>
                        <w:rFonts w:ascii="Cambria Math" w:hAnsi="Cambria Math"/>
                        <w:shd w:val="clear" w:color="auto" w:fill="FFFFFF"/>
                      </w:rPr>
                      <m:t>Å</m:t>
                    </m:r>
                  </m:e>
                </m:d>
              </m:oMath>
            </m:oMathPara>
          </w:p>
        </w:tc>
      </w:tr>
      <w:tr w:rsidR="008B2E8C" w14:paraId="24074C4B" w14:textId="77777777" w:rsidTr="00724BDE">
        <w:trPr>
          <w:jc w:val="center"/>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nil"/>
              <w:right w:val="nil"/>
            </w:tcBorders>
          </w:tcPr>
          <w:p w14:paraId="615E2817" w14:textId="7BC10BBC" w:rsidR="008B2E8C" w:rsidRDefault="008B2E8C" w:rsidP="007F57E9">
            <w:pPr>
              <w:rPr>
                <w:shd w:val="clear" w:color="auto" w:fill="FFFFFF"/>
              </w:rPr>
            </w:pPr>
            <w:r>
              <w:rPr>
                <w:shd w:val="clear" w:color="auto" w:fill="FFFFFF"/>
              </w:rPr>
              <w:t>Surf</w:t>
            </w:r>
          </w:p>
        </w:tc>
        <w:tc>
          <w:tcPr>
            <w:tcW w:w="1188" w:type="dxa"/>
            <w:tcBorders>
              <w:top w:val="single" w:sz="4" w:space="0" w:color="auto"/>
              <w:left w:val="nil"/>
              <w:right w:val="nil"/>
            </w:tcBorders>
          </w:tcPr>
          <w:p w14:paraId="7434DAEF" w14:textId="3F4E9109"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8.8</m:t>
                </m:r>
                <m:d>
                  <m:dPr>
                    <m:ctrlPr>
                      <w:rPr>
                        <w:rFonts w:ascii="Cambria Math" w:hAnsi="Cambria Math"/>
                        <w:shd w:val="clear" w:color="auto" w:fill="FFFFFF"/>
                      </w:rPr>
                    </m:ctrlPr>
                  </m:dPr>
                  <m:e>
                    <m:r>
                      <m:rPr>
                        <m:sty m:val="p"/>
                      </m:rPr>
                      <w:rPr>
                        <w:rFonts w:ascii="Cambria Math" w:hAnsi="Cambria Math"/>
                        <w:shd w:val="clear" w:color="auto" w:fill="FFFFFF"/>
                      </w:rPr>
                      <m:t>4</m:t>
                    </m:r>
                  </m:e>
                </m:d>
              </m:oMath>
            </m:oMathPara>
          </w:p>
        </w:tc>
        <w:tc>
          <w:tcPr>
            <w:tcW w:w="1188" w:type="dxa"/>
            <w:tcBorders>
              <w:top w:val="single" w:sz="4" w:space="0" w:color="auto"/>
              <w:left w:val="nil"/>
              <w:right w:val="nil"/>
            </w:tcBorders>
          </w:tcPr>
          <w:p w14:paraId="2AC00833" w14:textId="0DF6ABDE" w:rsidR="00C8285B" w:rsidRPr="00C8285B"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7.21</m:t>
                </m:r>
                <m:d>
                  <m:dPr>
                    <m:ctrlPr>
                      <w:rPr>
                        <w:rFonts w:ascii="Cambria Math" w:hAnsi="Cambria Math"/>
                        <w:shd w:val="clear" w:color="auto" w:fill="FFFFFF"/>
                      </w:rPr>
                    </m:ctrlPr>
                  </m:dPr>
                  <m:e>
                    <m:r>
                      <m:rPr>
                        <m:sty m:val="p"/>
                      </m:rPr>
                      <w:rPr>
                        <w:rFonts w:ascii="Cambria Math" w:hAnsi="Cambria Math"/>
                        <w:shd w:val="clear" w:color="auto" w:fill="FFFFFF"/>
                      </w:rPr>
                      <m:t>28</m:t>
                    </m:r>
                  </m:e>
                </m:d>
              </m:oMath>
            </m:oMathPara>
          </w:p>
        </w:tc>
      </w:tr>
      <w:tr w:rsidR="008B2E8C" w14:paraId="4CA9EF07" w14:textId="77777777" w:rsidTr="00EF5FC6">
        <w:trPr>
          <w:jc w:val="center"/>
        </w:trPr>
        <w:tc>
          <w:tcPr>
            <w:cnfStyle w:val="001000000000" w:firstRow="0" w:lastRow="0" w:firstColumn="1" w:lastColumn="0" w:oddVBand="0" w:evenVBand="0" w:oddHBand="0" w:evenHBand="0" w:firstRowFirstColumn="0" w:firstRowLastColumn="0" w:lastRowFirstColumn="0" w:lastRowLastColumn="0"/>
            <w:tcW w:w="971" w:type="dxa"/>
            <w:tcBorders>
              <w:left w:val="nil"/>
              <w:right w:val="nil"/>
            </w:tcBorders>
          </w:tcPr>
          <w:p w14:paraId="4706A2D3" w14:textId="72E92C8F" w:rsidR="008B2E8C" w:rsidRDefault="008B2E8C" w:rsidP="007F57E9">
            <w:pPr>
              <w:rPr>
                <w:shd w:val="clear" w:color="auto" w:fill="FFFFFF"/>
              </w:rPr>
            </w:pPr>
            <w:r>
              <w:rPr>
                <w:shd w:val="clear" w:color="auto" w:fill="FFFFFF"/>
              </w:rPr>
              <w:t>Bulk</w:t>
            </w:r>
          </w:p>
        </w:tc>
        <w:tc>
          <w:tcPr>
            <w:tcW w:w="1188" w:type="dxa"/>
            <w:tcBorders>
              <w:left w:val="nil"/>
              <w:right w:val="nil"/>
            </w:tcBorders>
          </w:tcPr>
          <w:p w14:paraId="64A160BA" w14:textId="16644C7F"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174.4</m:t>
                </m:r>
                <m:d>
                  <m:dPr>
                    <m:ctrlPr>
                      <w:rPr>
                        <w:rFonts w:ascii="Cambria Math" w:hAnsi="Cambria Math"/>
                        <w:shd w:val="clear" w:color="auto" w:fill="FFFFFF"/>
                      </w:rPr>
                    </m:ctrlPr>
                  </m:dPr>
                  <m:e>
                    <m:r>
                      <m:rPr>
                        <m:sty m:val="p"/>
                      </m:rPr>
                      <w:rPr>
                        <w:rFonts w:ascii="Cambria Math" w:hAnsi="Cambria Math"/>
                        <w:shd w:val="clear" w:color="auto" w:fill="FFFFFF"/>
                      </w:rPr>
                      <m:t>4</m:t>
                    </m:r>
                  </m:e>
                </m:d>
              </m:oMath>
            </m:oMathPara>
          </w:p>
        </w:tc>
        <w:tc>
          <w:tcPr>
            <w:tcW w:w="1188" w:type="dxa"/>
            <w:tcBorders>
              <w:left w:val="nil"/>
              <w:right w:val="nil"/>
            </w:tcBorders>
          </w:tcPr>
          <w:p w14:paraId="1E08A4E0" w14:textId="586D7DFE"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10.43</m:t>
                </m:r>
                <m:d>
                  <m:dPr>
                    <m:ctrlPr>
                      <w:rPr>
                        <w:rFonts w:ascii="Cambria Math" w:hAnsi="Cambria Math"/>
                        <w:shd w:val="clear" w:color="auto" w:fill="FFFFFF"/>
                      </w:rPr>
                    </m:ctrlPr>
                  </m:dPr>
                  <m:e>
                    <m:r>
                      <m:rPr>
                        <m:sty m:val="p"/>
                      </m:rPr>
                      <w:rPr>
                        <w:rFonts w:ascii="Cambria Math" w:hAnsi="Cambria Math"/>
                        <w:shd w:val="clear" w:color="auto" w:fill="FFFFFF"/>
                      </w:rPr>
                      <m:t>31</m:t>
                    </m:r>
                  </m:e>
                </m:d>
              </m:oMath>
            </m:oMathPara>
          </w:p>
        </w:tc>
      </w:tr>
      <w:tr w:rsidR="008B2E8C" w14:paraId="2F7713E6" w14:textId="77777777" w:rsidTr="00724BDE">
        <w:trPr>
          <w:jc w:val="center"/>
        </w:trPr>
        <w:tc>
          <w:tcPr>
            <w:cnfStyle w:val="001000000000" w:firstRow="0" w:lastRow="0" w:firstColumn="1" w:lastColumn="0" w:oddVBand="0" w:evenVBand="0" w:oddHBand="0" w:evenHBand="0" w:firstRowFirstColumn="0" w:firstRowLastColumn="0" w:lastRowFirstColumn="0" w:lastRowLastColumn="0"/>
            <w:tcW w:w="971" w:type="dxa"/>
            <w:tcBorders>
              <w:left w:val="nil"/>
              <w:bottom w:val="double" w:sz="4" w:space="0" w:color="auto"/>
              <w:right w:val="nil"/>
            </w:tcBorders>
          </w:tcPr>
          <w:p w14:paraId="2E43CE97" w14:textId="5FCEB300" w:rsidR="008B2E8C" w:rsidRDefault="008B2E8C" w:rsidP="007F57E9">
            <w:pPr>
              <w:rPr>
                <w:shd w:val="clear" w:color="auto" w:fill="FFFFFF"/>
              </w:rPr>
            </w:pPr>
            <w:r>
              <w:rPr>
                <w:shd w:val="clear" w:color="auto" w:fill="FFFFFF"/>
              </w:rPr>
              <w:t>Int</w:t>
            </w:r>
            <w:r w:rsidR="00B85381">
              <w:rPr>
                <w:shd w:val="clear" w:color="auto" w:fill="FFFFFF"/>
              </w:rPr>
              <w:t>.</w:t>
            </w:r>
          </w:p>
        </w:tc>
        <w:tc>
          <w:tcPr>
            <w:tcW w:w="1188" w:type="dxa"/>
            <w:tcBorders>
              <w:left w:val="nil"/>
              <w:bottom w:val="double" w:sz="4" w:space="0" w:color="auto"/>
              <w:right w:val="nil"/>
            </w:tcBorders>
          </w:tcPr>
          <w:p w14:paraId="7A5931AC" w14:textId="39ABB34D"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14.48</m:t>
                </m:r>
                <m:d>
                  <m:dPr>
                    <m:ctrlPr>
                      <w:rPr>
                        <w:rFonts w:ascii="Cambria Math" w:hAnsi="Cambria Math"/>
                        <w:shd w:val="clear" w:color="auto" w:fill="FFFFFF"/>
                      </w:rPr>
                    </m:ctrlPr>
                  </m:dPr>
                  <m:e>
                    <m:r>
                      <m:rPr>
                        <m:sty m:val="p"/>
                      </m:rPr>
                      <w:rPr>
                        <w:rFonts w:ascii="Cambria Math" w:hAnsi="Cambria Math"/>
                        <w:shd w:val="clear" w:color="auto" w:fill="FFFFFF"/>
                      </w:rPr>
                      <m:t>24</m:t>
                    </m:r>
                  </m:e>
                </m:d>
              </m:oMath>
            </m:oMathPara>
          </w:p>
        </w:tc>
        <w:tc>
          <w:tcPr>
            <w:tcW w:w="1188" w:type="dxa"/>
            <w:tcBorders>
              <w:left w:val="nil"/>
              <w:bottom w:val="double" w:sz="4" w:space="0" w:color="auto"/>
              <w:right w:val="nil"/>
            </w:tcBorders>
          </w:tcPr>
          <w:p w14:paraId="4AD383E0" w14:textId="13DC4678" w:rsidR="008B2E8C" w:rsidRDefault="00B93F83" w:rsidP="00DD627F">
            <w:pPr>
              <w:keepNext/>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8.39</m:t>
                </m:r>
                <m:d>
                  <m:dPr>
                    <m:ctrlPr>
                      <w:rPr>
                        <w:rFonts w:ascii="Cambria Math" w:hAnsi="Cambria Math"/>
                        <w:shd w:val="clear" w:color="auto" w:fill="FFFFFF"/>
                      </w:rPr>
                    </m:ctrlPr>
                  </m:dPr>
                  <m:e>
                    <m:r>
                      <m:rPr>
                        <m:sty m:val="p"/>
                      </m:rPr>
                      <w:rPr>
                        <w:rFonts w:ascii="Cambria Math" w:hAnsi="Cambria Math"/>
                        <w:shd w:val="clear" w:color="auto" w:fill="FFFFFF"/>
                      </w:rPr>
                      <m:t>15</m:t>
                    </m:r>
                  </m:e>
                </m:d>
              </m:oMath>
            </m:oMathPara>
          </w:p>
        </w:tc>
      </w:tr>
    </w:tbl>
    <w:p w14:paraId="1D61842B" w14:textId="2F72F0D9" w:rsidR="00226E80" w:rsidRDefault="00226E80" w:rsidP="00226E80">
      <w:pPr>
        <w:pStyle w:val="Caption"/>
        <w:keepNext/>
        <w:ind w:firstLine="0"/>
      </w:pPr>
      <w:r>
        <w:t>TABLE S</w:t>
      </w:r>
      <w:r>
        <w:fldChar w:fldCharType="begin"/>
      </w:r>
      <w:r>
        <w:instrText xml:space="preserve"> SEQ TABLE_S \* ROMAN </w:instrText>
      </w:r>
      <w:r>
        <w:fldChar w:fldCharType="separate"/>
      </w:r>
      <w:r>
        <w:rPr>
          <w:noProof/>
        </w:rPr>
        <w:t>II</w:t>
      </w:r>
      <w:r>
        <w:fldChar w:fldCharType="end"/>
      </w:r>
      <w:r>
        <w:t xml:space="preserve"> Best fit structural properties of the ZnPc film as analyzed though the lenses of the free optical tensor model.</w:t>
      </w:r>
    </w:p>
    <w:tbl>
      <w:tblPr>
        <w:tblStyle w:val="TableGrid"/>
        <w:tblW w:w="5244"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08"/>
        <w:gridCol w:w="102"/>
        <w:gridCol w:w="1146"/>
        <w:gridCol w:w="24"/>
        <w:gridCol w:w="1236"/>
        <w:gridCol w:w="24"/>
        <w:gridCol w:w="966"/>
        <w:gridCol w:w="24"/>
        <w:gridCol w:w="990"/>
        <w:gridCol w:w="24"/>
      </w:tblGrid>
      <w:tr w:rsidR="003802E4" w14:paraId="133CDCA1" w14:textId="25816D9B" w:rsidTr="00226E80">
        <w:trPr>
          <w:trHeight w:val="391"/>
          <w:jc w:val="center"/>
        </w:trPr>
        <w:tc>
          <w:tcPr>
            <w:tcW w:w="708" w:type="dxa"/>
            <w:tcBorders>
              <w:top w:val="double" w:sz="4" w:space="0" w:color="auto"/>
              <w:bottom w:val="single" w:sz="4" w:space="0" w:color="auto"/>
              <w:right w:val="nil"/>
            </w:tcBorders>
          </w:tcPr>
          <w:p w14:paraId="4C162C22" w14:textId="695A3142" w:rsidR="003802E4" w:rsidRPr="00D04752" w:rsidRDefault="003802E4" w:rsidP="00226E80">
            <w:pPr>
              <w:ind w:firstLine="0"/>
              <w:rPr>
                <w:b/>
                <w:bCs/>
                <w:shd w:val="clear" w:color="auto" w:fill="FFFFFF"/>
              </w:rPr>
            </w:pPr>
          </w:p>
        </w:tc>
        <w:tc>
          <w:tcPr>
            <w:tcW w:w="1272" w:type="dxa"/>
            <w:gridSpan w:val="3"/>
            <w:tcBorders>
              <w:top w:val="double" w:sz="4" w:space="0" w:color="auto"/>
              <w:left w:val="nil"/>
              <w:bottom w:val="single" w:sz="4" w:space="0" w:color="auto"/>
              <w:right w:val="nil"/>
            </w:tcBorders>
          </w:tcPr>
          <w:p w14:paraId="09A7E727" w14:textId="77777777" w:rsidR="003802E4" w:rsidRDefault="003802E4" w:rsidP="007F57E9">
            <w:pPr>
              <w:rPr>
                <w:shd w:val="clear" w:color="auto" w:fill="FFFFFF"/>
              </w:rPr>
            </w:pPr>
            <m:oMathPara>
              <m:oMath>
                <m:r>
                  <w:rPr>
                    <w:rFonts w:ascii="Cambria Math" w:hAnsi="Cambria Math"/>
                    <w:shd w:val="clear" w:color="auto" w:fill="FFFFFF"/>
                  </w:rPr>
                  <m:t>t</m:t>
                </m:r>
                <m:r>
                  <m:rPr>
                    <m:sty m:val="p"/>
                  </m:rPr>
                  <w:rPr>
                    <w:rFonts w:ascii="Cambria Math" w:hAnsi="Cambria Math"/>
                    <w:shd w:val="clear" w:color="auto" w:fill="FFFFFF"/>
                  </w:rPr>
                  <m:t xml:space="preserve"> </m:t>
                </m:r>
                <m:d>
                  <m:dPr>
                    <m:ctrlPr>
                      <w:rPr>
                        <w:rFonts w:ascii="Cambria Math" w:hAnsi="Cambria Math"/>
                        <w:shd w:val="clear" w:color="auto" w:fill="FFFFFF"/>
                      </w:rPr>
                    </m:ctrlPr>
                  </m:dPr>
                  <m:e>
                    <m:r>
                      <m:rPr>
                        <m:sty m:val="p"/>
                      </m:rPr>
                      <w:rPr>
                        <w:rFonts w:ascii="Cambria Math" w:hAnsi="Cambria Math"/>
                        <w:shd w:val="clear" w:color="auto" w:fill="FFFFFF"/>
                      </w:rPr>
                      <m:t>Å</m:t>
                    </m:r>
                  </m:e>
                </m:d>
              </m:oMath>
            </m:oMathPara>
          </w:p>
        </w:tc>
        <w:tc>
          <w:tcPr>
            <w:tcW w:w="1260" w:type="dxa"/>
            <w:gridSpan w:val="2"/>
            <w:tcBorders>
              <w:top w:val="double" w:sz="4" w:space="0" w:color="auto"/>
              <w:left w:val="nil"/>
              <w:bottom w:val="single" w:sz="4" w:space="0" w:color="auto"/>
              <w:right w:val="nil"/>
            </w:tcBorders>
          </w:tcPr>
          <w:p w14:paraId="095B6BA2" w14:textId="77777777" w:rsidR="003802E4" w:rsidRDefault="008B28B3" w:rsidP="007F57E9">
            <w:pPr>
              <w:rPr>
                <w:shd w:val="clear" w:color="auto" w:fill="FFFFFF"/>
              </w:rPr>
            </w:pPr>
            <m:oMathPara>
              <m:oMath>
                <m:sSub>
                  <m:sSubPr>
                    <m:ctrlPr>
                      <w:rPr>
                        <w:rFonts w:ascii="Cambria Math" w:hAnsi="Cambria Math"/>
                        <w:shd w:val="clear" w:color="auto" w:fill="FFFFFF"/>
                      </w:rPr>
                    </m:ctrlPr>
                  </m:sSubPr>
                  <m:e>
                    <m:r>
                      <w:rPr>
                        <w:rFonts w:ascii="Cambria Math" w:hAnsi="Cambria Math"/>
                        <w:shd w:val="clear" w:color="auto" w:fill="FFFFFF"/>
                      </w:rPr>
                      <m:t>σ</m:t>
                    </m:r>
                  </m:e>
                  <m:sub>
                    <m:r>
                      <w:rPr>
                        <w:rFonts w:ascii="Cambria Math" w:hAnsi="Cambria Math"/>
                        <w:shd w:val="clear" w:color="auto" w:fill="FFFFFF"/>
                      </w:rPr>
                      <m:t>r</m:t>
                    </m:r>
                  </m:sub>
                </m:sSub>
                <m:r>
                  <m:rPr>
                    <m:sty m:val="p"/>
                  </m:rPr>
                  <w:rPr>
                    <w:rFonts w:ascii="Cambria Math" w:hAnsi="Cambria Math"/>
                    <w:shd w:val="clear" w:color="auto" w:fill="FFFFFF"/>
                  </w:rPr>
                  <m:t xml:space="preserve"> </m:t>
                </m:r>
                <m:d>
                  <m:dPr>
                    <m:ctrlPr>
                      <w:rPr>
                        <w:rFonts w:ascii="Cambria Math" w:hAnsi="Cambria Math"/>
                        <w:shd w:val="clear" w:color="auto" w:fill="FFFFFF"/>
                      </w:rPr>
                    </m:ctrlPr>
                  </m:dPr>
                  <m:e>
                    <m:r>
                      <m:rPr>
                        <m:sty m:val="p"/>
                      </m:rPr>
                      <w:rPr>
                        <w:rFonts w:ascii="Cambria Math" w:hAnsi="Cambria Math"/>
                        <w:shd w:val="clear" w:color="auto" w:fill="FFFFFF"/>
                      </w:rPr>
                      <m:t>Å</m:t>
                    </m:r>
                  </m:e>
                </m:d>
              </m:oMath>
            </m:oMathPara>
          </w:p>
        </w:tc>
        <w:tc>
          <w:tcPr>
            <w:tcW w:w="990" w:type="dxa"/>
            <w:gridSpan w:val="2"/>
            <w:tcBorders>
              <w:top w:val="double" w:sz="4" w:space="0" w:color="auto"/>
              <w:left w:val="nil"/>
              <w:bottom w:val="single" w:sz="4" w:space="0" w:color="auto"/>
              <w:right w:val="nil"/>
            </w:tcBorders>
          </w:tcPr>
          <w:p w14:paraId="262A265E" w14:textId="09849AED" w:rsidR="003802E4" w:rsidRDefault="003802E4" w:rsidP="007F57E9">
            <w:pPr>
              <w:rPr>
                <w:rFonts w:eastAsia="Yu Mincho"/>
                <w:shd w:val="clear" w:color="auto" w:fill="FFFFFF"/>
              </w:rPr>
            </w:pPr>
            <m:oMathPara>
              <m:oMath>
                <m:r>
                  <w:rPr>
                    <w:rFonts w:ascii="Cambria Math" w:eastAsia="Yu Mincho" w:hAnsi="Cambria Math"/>
                    <w:shd w:val="clear" w:color="auto" w:fill="FFFFFF"/>
                  </w:rPr>
                  <m:t>γ</m:t>
                </m:r>
                <m:d>
                  <m:dPr>
                    <m:ctrlPr>
                      <w:rPr>
                        <w:rFonts w:ascii="Cambria Math" w:eastAsia="Yu Mincho" w:hAnsi="Cambria Math"/>
                        <w:i/>
                        <w:shd w:val="clear" w:color="auto" w:fill="FFFFFF"/>
                      </w:rPr>
                    </m:ctrlPr>
                  </m:dPr>
                  <m:e>
                    <m:r>
                      <w:rPr>
                        <w:rFonts w:ascii="Cambria Math" w:eastAsia="Yu Mincho" w:hAnsi="Cambria Math"/>
                        <w:shd w:val="clear" w:color="auto" w:fill="FFFFFF"/>
                      </w:rPr>
                      <m:t>∘</m:t>
                    </m:r>
                  </m:e>
                </m:d>
              </m:oMath>
            </m:oMathPara>
          </w:p>
        </w:tc>
        <w:tc>
          <w:tcPr>
            <w:tcW w:w="1014" w:type="dxa"/>
            <w:gridSpan w:val="2"/>
            <w:tcBorders>
              <w:top w:val="double" w:sz="4" w:space="0" w:color="auto"/>
              <w:left w:val="nil"/>
              <w:bottom w:val="single" w:sz="4" w:space="0" w:color="auto"/>
            </w:tcBorders>
          </w:tcPr>
          <w:p w14:paraId="7156A5E0" w14:textId="78509734" w:rsidR="003802E4" w:rsidRDefault="003802E4" w:rsidP="007F57E9">
            <w:pPr>
              <w:rPr>
                <w:rFonts w:eastAsia="Yu Mincho"/>
                <w:shd w:val="clear" w:color="auto" w:fill="FFFFFF"/>
              </w:rPr>
            </w:pPr>
            <m:oMathPara>
              <m:oMath>
                <m:r>
                  <w:rPr>
                    <w:rFonts w:ascii="Cambria Math" w:eastAsia="Yu Mincho" w:hAnsi="Cambria Math"/>
                    <w:shd w:val="clear" w:color="auto" w:fill="FFFFFF"/>
                  </w:rPr>
                  <m:t>ρ(</m:t>
                </m:r>
                <m:f>
                  <m:fPr>
                    <m:type m:val="lin"/>
                    <m:ctrlPr>
                      <w:rPr>
                        <w:rFonts w:ascii="Cambria Math" w:eastAsia="Yu Mincho" w:hAnsi="Cambria Math"/>
                        <w:i/>
                        <w:shd w:val="clear" w:color="auto" w:fill="FFFFFF"/>
                      </w:rPr>
                    </m:ctrlPr>
                  </m:fPr>
                  <m:num>
                    <m:r>
                      <w:rPr>
                        <w:rFonts w:ascii="Cambria Math" w:eastAsia="Yu Mincho" w:hAnsi="Cambria Math"/>
                        <w:shd w:val="clear" w:color="auto" w:fill="FFFFFF"/>
                      </w:rPr>
                      <m:t>g</m:t>
                    </m:r>
                  </m:num>
                  <m:den>
                    <m:r>
                      <w:rPr>
                        <w:rFonts w:ascii="Cambria Math" w:eastAsia="Yu Mincho" w:hAnsi="Cambria Math"/>
                        <w:shd w:val="clear" w:color="auto" w:fill="FFFFFF"/>
                      </w:rPr>
                      <m:t>c</m:t>
                    </m:r>
                    <m:sSup>
                      <m:sSupPr>
                        <m:ctrlPr>
                          <w:rPr>
                            <w:rFonts w:ascii="Cambria Math" w:eastAsia="Yu Mincho" w:hAnsi="Cambria Math"/>
                            <w:i/>
                            <w:shd w:val="clear" w:color="auto" w:fill="FFFFFF"/>
                          </w:rPr>
                        </m:ctrlPr>
                      </m:sSupPr>
                      <m:e>
                        <m:r>
                          <w:rPr>
                            <w:rFonts w:ascii="Cambria Math" w:eastAsia="Yu Mincho" w:hAnsi="Cambria Math"/>
                            <w:shd w:val="clear" w:color="auto" w:fill="FFFFFF"/>
                          </w:rPr>
                          <m:t>m</m:t>
                        </m:r>
                      </m:e>
                      <m:sup>
                        <m:r>
                          <w:rPr>
                            <w:rFonts w:ascii="Cambria Math" w:eastAsia="Yu Mincho" w:hAnsi="Cambria Math"/>
                            <w:shd w:val="clear" w:color="auto" w:fill="FFFFFF"/>
                          </w:rPr>
                          <m:t>3</m:t>
                        </m:r>
                      </m:sup>
                    </m:sSup>
                    <m:r>
                      <w:rPr>
                        <w:rFonts w:ascii="Cambria Math" w:eastAsia="Yu Mincho" w:hAnsi="Cambria Math"/>
                        <w:shd w:val="clear" w:color="auto" w:fill="FFFFFF"/>
                      </w:rPr>
                      <m:t>)</m:t>
                    </m:r>
                  </m:den>
                </m:f>
              </m:oMath>
            </m:oMathPara>
          </w:p>
        </w:tc>
      </w:tr>
      <w:tr w:rsidR="003802E4" w14:paraId="28978C83" w14:textId="028EC98C" w:rsidTr="00226E80">
        <w:trPr>
          <w:gridAfter w:val="1"/>
          <w:wAfter w:w="24" w:type="dxa"/>
          <w:trHeight w:val="391"/>
          <w:jc w:val="center"/>
        </w:trPr>
        <w:tc>
          <w:tcPr>
            <w:tcW w:w="810" w:type="dxa"/>
            <w:gridSpan w:val="2"/>
            <w:tcBorders>
              <w:top w:val="single" w:sz="4" w:space="0" w:color="auto"/>
              <w:right w:val="nil"/>
            </w:tcBorders>
          </w:tcPr>
          <w:p w14:paraId="20E8B780" w14:textId="767064A6" w:rsidR="003802E4" w:rsidRPr="00D04752" w:rsidRDefault="003802E4" w:rsidP="00226E80">
            <w:pPr>
              <w:jc w:val="left"/>
              <w:rPr>
                <w:b/>
                <w:bCs/>
                <w:shd w:val="clear" w:color="auto" w:fill="FFFFFF"/>
              </w:rPr>
            </w:pPr>
            <w:r w:rsidRPr="00D04752">
              <w:rPr>
                <w:b/>
                <w:bCs/>
                <w:shd w:val="clear" w:color="auto" w:fill="FFFFFF"/>
              </w:rPr>
              <w:t>Surf</w:t>
            </w:r>
            <w:r w:rsidR="00B85381" w:rsidRPr="00D04752">
              <w:rPr>
                <w:b/>
                <w:bCs/>
                <w:shd w:val="clear" w:color="auto" w:fill="FFFFFF"/>
              </w:rPr>
              <w:t>.</w:t>
            </w:r>
          </w:p>
        </w:tc>
        <w:tc>
          <w:tcPr>
            <w:tcW w:w="1146" w:type="dxa"/>
            <w:tcBorders>
              <w:top w:val="single" w:sz="4" w:space="0" w:color="auto"/>
              <w:left w:val="nil"/>
              <w:right w:val="nil"/>
            </w:tcBorders>
          </w:tcPr>
          <w:p w14:paraId="1AD46705" w14:textId="6587EA26" w:rsidR="003802E4" w:rsidRDefault="0086631C" w:rsidP="007F57E9">
            <w:pPr>
              <w:rPr>
                <w:shd w:val="clear" w:color="auto" w:fill="FFFFFF"/>
              </w:rPr>
            </w:pPr>
            <m:oMathPara>
              <m:oMath>
                <m:r>
                  <m:rPr>
                    <m:sty m:val="p"/>
                  </m:rPr>
                  <w:rPr>
                    <w:rFonts w:ascii="Cambria Math" w:hAnsi="Cambria Math"/>
                    <w:shd w:val="clear" w:color="auto" w:fill="FFFFFF"/>
                  </w:rPr>
                  <m:t>8.9335</m:t>
                </m:r>
                <m:d>
                  <m:dPr>
                    <m:ctrlPr>
                      <w:rPr>
                        <w:rFonts w:ascii="Cambria Math" w:hAnsi="Cambria Math"/>
                        <w:shd w:val="clear" w:color="auto" w:fill="FFFFFF"/>
                      </w:rPr>
                    </m:ctrlPr>
                  </m:dPr>
                  <m:e>
                    <m:r>
                      <m:rPr>
                        <m:sty m:val="p"/>
                      </m:rPr>
                      <w:rPr>
                        <w:rFonts w:ascii="Cambria Math" w:hAnsi="Cambria Math"/>
                        <w:shd w:val="clear" w:color="auto" w:fill="FFFFFF"/>
                      </w:rPr>
                      <m:t>4</m:t>
                    </m:r>
                  </m:e>
                </m:d>
              </m:oMath>
            </m:oMathPara>
          </w:p>
        </w:tc>
        <w:tc>
          <w:tcPr>
            <w:tcW w:w="1260" w:type="dxa"/>
            <w:gridSpan w:val="2"/>
            <w:tcBorders>
              <w:top w:val="single" w:sz="4" w:space="0" w:color="auto"/>
              <w:left w:val="nil"/>
              <w:right w:val="nil"/>
            </w:tcBorders>
          </w:tcPr>
          <w:p w14:paraId="6180E329" w14:textId="6DFD5D5F" w:rsidR="003802E4" w:rsidRPr="00C8285B" w:rsidRDefault="0086631C" w:rsidP="007F57E9">
            <w:pPr>
              <w:rPr>
                <w:shd w:val="clear" w:color="auto" w:fill="FFFFFF"/>
              </w:rPr>
            </w:pPr>
            <m:oMathPara>
              <m:oMath>
                <m:r>
                  <m:rPr>
                    <m:sty m:val="p"/>
                  </m:rPr>
                  <w:rPr>
                    <w:rFonts w:ascii="Cambria Math" w:hAnsi="Cambria Math"/>
                    <w:shd w:val="clear" w:color="auto" w:fill="FFFFFF"/>
                  </w:rPr>
                  <m:t>7.0560</m:t>
                </m:r>
                <m:d>
                  <m:dPr>
                    <m:ctrlPr>
                      <w:rPr>
                        <w:rFonts w:ascii="Cambria Math" w:hAnsi="Cambria Math"/>
                        <w:shd w:val="clear" w:color="auto" w:fill="FFFFFF"/>
                      </w:rPr>
                    </m:ctrlPr>
                  </m:dPr>
                  <m:e>
                    <m:r>
                      <m:rPr>
                        <m:sty m:val="p"/>
                      </m:rPr>
                      <w:rPr>
                        <w:rFonts w:ascii="Cambria Math" w:hAnsi="Cambria Math"/>
                        <w:shd w:val="clear" w:color="auto" w:fill="FFFFFF"/>
                      </w:rPr>
                      <m:t>11</m:t>
                    </m:r>
                  </m:e>
                </m:d>
              </m:oMath>
            </m:oMathPara>
          </w:p>
        </w:tc>
        <w:tc>
          <w:tcPr>
            <w:tcW w:w="990" w:type="dxa"/>
            <w:gridSpan w:val="2"/>
            <w:tcBorders>
              <w:top w:val="single" w:sz="4" w:space="0" w:color="auto"/>
              <w:left w:val="nil"/>
              <w:right w:val="nil"/>
            </w:tcBorders>
          </w:tcPr>
          <w:p w14:paraId="31216DC8" w14:textId="46A6C79D" w:rsidR="003802E4" w:rsidRPr="000F0828" w:rsidRDefault="0086631C" w:rsidP="007F57E9">
            <w:pPr>
              <w:rPr>
                <w:rFonts w:eastAsia="Yu Mincho"/>
                <w:shd w:val="clear" w:color="auto" w:fill="FFFFFF"/>
              </w:rPr>
            </w:pPr>
            <m:oMathPara>
              <m:oMath>
                <m:r>
                  <w:rPr>
                    <w:rFonts w:ascii="Cambria Math" w:eastAsia="Yu Mincho" w:hAnsi="Cambria Math"/>
                    <w:shd w:val="clear" w:color="auto" w:fill="FFFFFF"/>
                  </w:rPr>
                  <m:t>52.208(7)</m:t>
                </m:r>
              </m:oMath>
            </m:oMathPara>
          </w:p>
        </w:tc>
        <w:tc>
          <w:tcPr>
            <w:tcW w:w="1014" w:type="dxa"/>
            <w:gridSpan w:val="2"/>
            <w:tcBorders>
              <w:top w:val="single" w:sz="4" w:space="0" w:color="auto"/>
              <w:left w:val="nil"/>
            </w:tcBorders>
          </w:tcPr>
          <w:p w14:paraId="3AD6C3D2" w14:textId="54508795" w:rsidR="003802E4" w:rsidRPr="000F0828" w:rsidRDefault="0086631C" w:rsidP="007F57E9">
            <w:pPr>
              <w:rPr>
                <w:rFonts w:eastAsia="Yu Mincho"/>
                <w:shd w:val="clear" w:color="auto" w:fill="FFFFFF"/>
              </w:rPr>
            </w:pPr>
            <m:oMathPara>
              <m:oMath>
                <m:r>
                  <w:rPr>
                    <w:rFonts w:ascii="Cambria Math" w:eastAsia="Yu Mincho" w:hAnsi="Cambria Math"/>
                    <w:shd w:val="clear" w:color="auto" w:fill="FFFFFF"/>
                  </w:rPr>
                  <m:t>1.8(3)</m:t>
                </m:r>
              </m:oMath>
            </m:oMathPara>
          </w:p>
        </w:tc>
      </w:tr>
      <w:tr w:rsidR="006A6DB6" w14:paraId="48D9D15B" w14:textId="6963512F" w:rsidTr="00226E80">
        <w:trPr>
          <w:gridAfter w:val="1"/>
          <w:wAfter w:w="24" w:type="dxa"/>
          <w:trHeight w:val="391"/>
          <w:jc w:val="center"/>
        </w:trPr>
        <w:tc>
          <w:tcPr>
            <w:tcW w:w="810" w:type="dxa"/>
            <w:gridSpan w:val="2"/>
            <w:tcBorders>
              <w:right w:val="nil"/>
            </w:tcBorders>
          </w:tcPr>
          <w:p w14:paraId="58F657A7" w14:textId="77777777" w:rsidR="006A6DB6" w:rsidRPr="00D04752" w:rsidRDefault="006A6DB6" w:rsidP="00226E80">
            <w:pPr>
              <w:jc w:val="left"/>
              <w:rPr>
                <w:b/>
                <w:bCs/>
                <w:shd w:val="clear" w:color="auto" w:fill="FFFFFF"/>
              </w:rPr>
            </w:pPr>
            <w:r w:rsidRPr="00D04752">
              <w:rPr>
                <w:b/>
                <w:bCs/>
                <w:shd w:val="clear" w:color="auto" w:fill="FFFFFF"/>
              </w:rPr>
              <w:t>Bulk</w:t>
            </w:r>
          </w:p>
        </w:tc>
        <w:tc>
          <w:tcPr>
            <w:tcW w:w="1146" w:type="dxa"/>
            <w:tcBorders>
              <w:left w:val="nil"/>
              <w:right w:val="nil"/>
            </w:tcBorders>
          </w:tcPr>
          <w:p w14:paraId="7D8D883E" w14:textId="7C128733" w:rsidR="006A6DB6" w:rsidRDefault="0086631C" w:rsidP="006A6DB6">
            <w:pPr>
              <w:rPr>
                <w:shd w:val="clear" w:color="auto" w:fill="FFFFFF"/>
              </w:rPr>
            </w:pPr>
            <m:oMathPara>
              <m:oMath>
                <m:r>
                  <m:rPr>
                    <m:sty m:val="p"/>
                  </m:rPr>
                  <w:rPr>
                    <w:rFonts w:ascii="Cambria Math" w:hAnsi="Cambria Math"/>
                    <w:shd w:val="clear" w:color="auto" w:fill="FFFFFF"/>
                  </w:rPr>
                  <m:t>179.951</m:t>
                </m:r>
                <m:d>
                  <m:dPr>
                    <m:ctrlPr>
                      <w:rPr>
                        <w:rFonts w:ascii="Cambria Math" w:hAnsi="Cambria Math"/>
                        <w:shd w:val="clear" w:color="auto" w:fill="FFFFFF"/>
                      </w:rPr>
                    </m:ctrlPr>
                  </m:dPr>
                  <m:e>
                    <m:r>
                      <m:rPr>
                        <m:sty m:val="p"/>
                      </m:rPr>
                      <w:rPr>
                        <w:rFonts w:ascii="Cambria Math" w:hAnsi="Cambria Math"/>
                        <w:shd w:val="clear" w:color="auto" w:fill="FFFFFF"/>
                      </w:rPr>
                      <m:t>3</m:t>
                    </m:r>
                  </m:e>
                </m:d>
              </m:oMath>
            </m:oMathPara>
          </w:p>
        </w:tc>
        <w:tc>
          <w:tcPr>
            <w:tcW w:w="1260" w:type="dxa"/>
            <w:gridSpan w:val="2"/>
            <w:tcBorders>
              <w:left w:val="nil"/>
              <w:right w:val="nil"/>
            </w:tcBorders>
          </w:tcPr>
          <w:p w14:paraId="39B0A5EA" w14:textId="03E25CB4" w:rsidR="006A6DB6" w:rsidRDefault="0086631C" w:rsidP="006A6DB6">
            <w:pPr>
              <w:rPr>
                <w:shd w:val="clear" w:color="auto" w:fill="FFFFFF"/>
              </w:rPr>
            </w:pPr>
            <m:oMathPara>
              <m:oMath>
                <m:r>
                  <m:rPr>
                    <m:sty m:val="p"/>
                  </m:rPr>
                  <w:rPr>
                    <w:rFonts w:ascii="Cambria Math" w:hAnsi="Cambria Math"/>
                    <w:shd w:val="clear" w:color="auto" w:fill="FFFFFF"/>
                  </w:rPr>
                  <m:t>13.1363</m:t>
                </m:r>
                <m:d>
                  <m:dPr>
                    <m:ctrlPr>
                      <w:rPr>
                        <w:rFonts w:ascii="Cambria Math" w:hAnsi="Cambria Math"/>
                        <w:shd w:val="clear" w:color="auto" w:fill="FFFFFF"/>
                      </w:rPr>
                    </m:ctrlPr>
                  </m:dPr>
                  <m:e>
                    <m:r>
                      <m:rPr>
                        <m:sty m:val="p"/>
                      </m:rPr>
                      <w:rPr>
                        <w:rFonts w:ascii="Cambria Math" w:hAnsi="Cambria Math"/>
                        <w:shd w:val="clear" w:color="auto" w:fill="FFFFFF"/>
                      </w:rPr>
                      <m:t>2</m:t>
                    </m:r>
                  </m:e>
                </m:d>
              </m:oMath>
            </m:oMathPara>
          </w:p>
        </w:tc>
        <w:tc>
          <w:tcPr>
            <w:tcW w:w="990" w:type="dxa"/>
            <w:gridSpan w:val="2"/>
            <w:tcBorders>
              <w:left w:val="nil"/>
              <w:right w:val="nil"/>
            </w:tcBorders>
          </w:tcPr>
          <w:p w14:paraId="6A2AA50D" w14:textId="18E6D842" w:rsidR="006A6DB6" w:rsidRPr="000F0828" w:rsidRDefault="0086631C" w:rsidP="006A6DB6">
            <w:pPr>
              <w:rPr>
                <w:rFonts w:eastAsia="Yu Mincho"/>
                <w:shd w:val="clear" w:color="auto" w:fill="FFFFFF"/>
              </w:rPr>
            </w:pPr>
            <m:oMathPara>
              <m:oMath>
                <m:r>
                  <w:rPr>
                    <w:rFonts w:ascii="Cambria Math" w:eastAsia="Yu Mincho" w:hAnsi="Cambria Math"/>
                    <w:shd w:val="clear" w:color="auto" w:fill="FFFFFF"/>
                  </w:rPr>
                  <m:t>69.54(1)</m:t>
                </m:r>
              </m:oMath>
            </m:oMathPara>
          </w:p>
        </w:tc>
        <w:tc>
          <w:tcPr>
            <w:tcW w:w="1014" w:type="dxa"/>
            <w:gridSpan w:val="2"/>
            <w:tcBorders>
              <w:left w:val="nil"/>
            </w:tcBorders>
          </w:tcPr>
          <w:p w14:paraId="222E6386" w14:textId="70661BF2" w:rsidR="006A6DB6" w:rsidRPr="000F0828" w:rsidRDefault="0086631C" w:rsidP="006A6DB6">
            <w:pPr>
              <w:rPr>
                <w:rFonts w:eastAsia="Yu Mincho"/>
                <w:shd w:val="clear" w:color="auto" w:fill="FFFFFF"/>
              </w:rPr>
            </w:pPr>
            <m:oMathPara>
              <m:oMath>
                <m:r>
                  <w:rPr>
                    <w:rFonts w:ascii="Cambria Math" w:eastAsia="Yu Mincho" w:hAnsi="Cambria Math"/>
                    <w:shd w:val="clear" w:color="auto" w:fill="FFFFFF"/>
                  </w:rPr>
                  <m:t>1.6385(3)</m:t>
                </m:r>
              </m:oMath>
            </m:oMathPara>
          </w:p>
        </w:tc>
      </w:tr>
      <w:tr w:rsidR="003802E4" w14:paraId="614F5232" w14:textId="33FF44D2" w:rsidTr="00226E80">
        <w:trPr>
          <w:gridAfter w:val="1"/>
          <w:wAfter w:w="24" w:type="dxa"/>
          <w:trHeight w:val="391"/>
          <w:jc w:val="center"/>
        </w:trPr>
        <w:tc>
          <w:tcPr>
            <w:tcW w:w="810" w:type="dxa"/>
            <w:gridSpan w:val="2"/>
            <w:tcBorders>
              <w:bottom w:val="double" w:sz="4" w:space="0" w:color="auto"/>
              <w:right w:val="nil"/>
            </w:tcBorders>
          </w:tcPr>
          <w:p w14:paraId="6741779B" w14:textId="3DFB09FF" w:rsidR="003802E4" w:rsidRPr="00D04752" w:rsidRDefault="003802E4" w:rsidP="00226E80">
            <w:pPr>
              <w:jc w:val="left"/>
              <w:rPr>
                <w:b/>
                <w:bCs/>
                <w:shd w:val="clear" w:color="auto" w:fill="FFFFFF"/>
              </w:rPr>
            </w:pPr>
            <w:r w:rsidRPr="00D04752">
              <w:rPr>
                <w:b/>
                <w:bCs/>
                <w:shd w:val="clear" w:color="auto" w:fill="FFFFFF"/>
              </w:rPr>
              <w:t>Int</w:t>
            </w:r>
            <w:r w:rsidR="00B85381" w:rsidRPr="00D04752">
              <w:rPr>
                <w:b/>
                <w:bCs/>
                <w:shd w:val="clear" w:color="auto" w:fill="FFFFFF"/>
              </w:rPr>
              <w:t>.</w:t>
            </w:r>
          </w:p>
        </w:tc>
        <w:tc>
          <w:tcPr>
            <w:tcW w:w="1146" w:type="dxa"/>
            <w:tcBorders>
              <w:left w:val="nil"/>
              <w:bottom w:val="double" w:sz="4" w:space="0" w:color="auto"/>
              <w:right w:val="nil"/>
            </w:tcBorders>
          </w:tcPr>
          <w:p w14:paraId="5596768F" w14:textId="6DD997AD" w:rsidR="003802E4" w:rsidRDefault="0086631C" w:rsidP="007F57E9">
            <w:pPr>
              <w:rPr>
                <w:shd w:val="clear" w:color="auto" w:fill="FFFFFF"/>
              </w:rPr>
            </w:pPr>
            <m:oMathPara>
              <m:oMath>
                <m:r>
                  <m:rPr>
                    <m:sty m:val="p"/>
                  </m:rPr>
                  <w:rPr>
                    <w:rFonts w:ascii="Cambria Math" w:hAnsi="Cambria Math"/>
                    <w:shd w:val="clear" w:color="auto" w:fill="FFFFFF"/>
                  </w:rPr>
                  <m:t>10.7048</m:t>
                </m:r>
                <m:d>
                  <m:dPr>
                    <m:ctrlPr>
                      <w:rPr>
                        <w:rFonts w:ascii="Cambria Math" w:hAnsi="Cambria Math"/>
                        <w:shd w:val="clear" w:color="auto" w:fill="FFFFFF"/>
                      </w:rPr>
                    </m:ctrlPr>
                  </m:dPr>
                  <m:e>
                    <m:r>
                      <m:rPr>
                        <m:sty m:val="p"/>
                      </m:rPr>
                      <w:rPr>
                        <w:rFonts w:ascii="Cambria Math" w:hAnsi="Cambria Math"/>
                        <w:shd w:val="clear" w:color="auto" w:fill="FFFFFF"/>
                      </w:rPr>
                      <m:t>2</m:t>
                    </m:r>
                  </m:e>
                </m:d>
              </m:oMath>
            </m:oMathPara>
          </w:p>
        </w:tc>
        <w:tc>
          <w:tcPr>
            <w:tcW w:w="1260" w:type="dxa"/>
            <w:gridSpan w:val="2"/>
            <w:tcBorders>
              <w:left w:val="nil"/>
              <w:bottom w:val="double" w:sz="4" w:space="0" w:color="auto"/>
              <w:right w:val="nil"/>
            </w:tcBorders>
          </w:tcPr>
          <w:p w14:paraId="084F3274" w14:textId="1745E89C" w:rsidR="003802E4" w:rsidRDefault="0086631C" w:rsidP="007F57E9">
            <w:pPr>
              <w:rPr>
                <w:shd w:val="clear" w:color="auto" w:fill="FFFFFF"/>
              </w:rPr>
            </w:pPr>
            <m:oMathPara>
              <m:oMath>
                <m:r>
                  <m:rPr>
                    <m:sty m:val="p"/>
                  </m:rPr>
                  <w:rPr>
                    <w:rFonts w:ascii="Cambria Math" w:hAnsi="Cambria Math"/>
                    <w:shd w:val="clear" w:color="auto" w:fill="FFFFFF"/>
                  </w:rPr>
                  <m:t>7.8924</m:t>
                </m:r>
                <m:d>
                  <m:dPr>
                    <m:ctrlPr>
                      <w:rPr>
                        <w:rFonts w:ascii="Cambria Math" w:hAnsi="Cambria Math"/>
                        <w:shd w:val="clear" w:color="auto" w:fill="FFFFFF"/>
                      </w:rPr>
                    </m:ctrlPr>
                  </m:dPr>
                  <m:e>
                    <m:r>
                      <m:rPr>
                        <m:sty m:val="p"/>
                      </m:rPr>
                      <w:rPr>
                        <w:rFonts w:ascii="Cambria Math" w:hAnsi="Cambria Math"/>
                        <w:shd w:val="clear" w:color="auto" w:fill="FFFFFF"/>
                      </w:rPr>
                      <m:t>5</m:t>
                    </m:r>
                  </m:e>
                </m:d>
              </m:oMath>
            </m:oMathPara>
          </w:p>
        </w:tc>
        <w:tc>
          <w:tcPr>
            <w:tcW w:w="990" w:type="dxa"/>
            <w:gridSpan w:val="2"/>
            <w:tcBorders>
              <w:left w:val="nil"/>
              <w:bottom w:val="double" w:sz="4" w:space="0" w:color="auto"/>
              <w:right w:val="nil"/>
            </w:tcBorders>
          </w:tcPr>
          <w:p w14:paraId="076FCE70" w14:textId="50394278" w:rsidR="003802E4" w:rsidRPr="000F0828" w:rsidRDefault="0086631C" w:rsidP="007F57E9">
            <w:pPr>
              <w:rPr>
                <w:rFonts w:eastAsia="Yu Mincho"/>
                <w:shd w:val="clear" w:color="auto" w:fill="FFFFFF"/>
              </w:rPr>
            </w:pPr>
            <m:oMathPara>
              <m:oMath>
                <m:r>
                  <w:rPr>
                    <w:rFonts w:ascii="Cambria Math" w:eastAsia="Yu Mincho" w:hAnsi="Cambria Math"/>
                    <w:shd w:val="clear" w:color="auto" w:fill="FFFFFF"/>
                  </w:rPr>
                  <m:t>47.241(9)</m:t>
                </m:r>
              </m:oMath>
            </m:oMathPara>
          </w:p>
        </w:tc>
        <w:tc>
          <w:tcPr>
            <w:tcW w:w="1014" w:type="dxa"/>
            <w:gridSpan w:val="2"/>
            <w:tcBorders>
              <w:left w:val="nil"/>
              <w:bottom w:val="double" w:sz="4" w:space="0" w:color="auto"/>
            </w:tcBorders>
          </w:tcPr>
          <w:p w14:paraId="63000873" w14:textId="59B91FA0" w:rsidR="003802E4" w:rsidRPr="000F0828" w:rsidRDefault="0086631C" w:rsidP="003F2334">
            <w:pPr>
              <w:keepNext/>
              <w:rPr>
                <w:rFonts w:eastAsia="Yu Mincho"/>
                <w:shd w:val="clear" w:color="auto" w:fill="FFFFFF"/>
              </w:rPr>
            </w:pPr>
            <m:oMathPara>
              <m:oMath>
                <m:r>
                  <w:rPr>
                    <w:rFonts w:ascii="Cambria Math" w:eastAsia="Yu Mincho" w:hAnsi="Cambria Math"/>
                    <w:shd w:val="clear" w:color="auto" w:fill="FFFFFF"/>
                  </w:rPr>
                  <m:t>1.0(6)</m:t>
                </m:r>
              </m:oMath>
            </m:oMathPara>
          </w:p>
        </w:tc>
      </w:tr>
    </w:tbl>
    <w:p w14:paraId="614BDABD" w14:textId="701681C3" w:rsidR="00B165FF" w:rsidRDefault="0076729F" w:rsidP="0088467F">
      <w:pPr>
        <w:pStyle w:val="Caption"/>
        <w:spacing w:after="0"/>
        <w:ind w:firstLine="0"/>
        <w:jc w:val="center"/>
      </w:pPr>
      <w:r>
        <w:rPr>
          <w:noProof/>
        </w:rPr>
        <w:lastRenderedPageBreak/>
        <mc:AlternateContent>
          <mc:Choice Requires="wpg">
            <w:drawing>
              <wp:anchor distT="0" distB="0" distL="114300" distR="114300" simplePos="0" relativeHeight="251657218" behindDoc="0" locked="0" layoutInCell="1" allowOverlap="1" wp14:anchorId="2A7D1A8A" wp14:editId="17436BA5">
                <wp:simplePos x="0" y="0"/>
                <wp:positionH relativeFrom="column">
                  <wp:posOffset>26894</wp:posOffset>
                </wp:positionH>
                <wp:positionV relativeFrom="paragraph">
                  <wp:posOffset>93</wp:posOffset>
                </wp:positionV>
                <wp:extent cx="6920753" cy="4689382"/>
                <wp:effectExtent l="0" t="0" r="1270" b="0"/>
                <wp:wrapSquare wrapText="bothSides"/>
                <wp:docPr id="704908656" name="Group 2"/>
                <wp:cNvGraphicFramePr/>
                <a:graphic xmlns:a="http://schemas.openxmlformats.org/drawingml/2006/main">
                  <a:graphicData uri="http://schemas.microsoft.com/office/word/2010/wordprocessingGroup">
                    <wpg:wgp>
                      <wpg:cNvGrpSpPr/>
                      <wpg:grpSpPr>
                        <a:xfrm>
                          <a:off x="0" y="0"/>
                          <a:ext cx="6920753" cy="4689382"/>
                          <a:chOff x="-59257" y="119286"/>
                          <a:chExt cx="6910500" cy="4689728"/>
                        </a:xfrm>
                      </wpg:grpSpPr>
                      <pic:pic xmlns:pic="http://schemas.openxmlformats.org/drawingml/2006/picture">
                        <pic:nvPicPr>
                          <pic:cNvPr id="1973377376" name="Picture 1"/>
                          <pic:cNvPicPr>
                            <a:picLocks noChangeAspect="1"/>
                          </pic:cNvPicPr>
                        </pic:nvPicPr>
                        <pic:blipFill>
                          <a:blip r:embed="rId30" cstate="print">
                            <a:extLst>
                              <a:ext uri="{28A0092B-C50C-407E-A947-70E740481C1C}">
                                <a14:useLocalDpi xmlns:a14="http://schemas.microsoft.com/office/drawing/2010/main" val="0"/>
                              </a:ext>
                            </a:extLst>
                          </a:blip>
                          <a:srcRect/>
                          <a:stretch/>
                        </pic:blipFill>
                        <pic:spPr>
                          <a:xfrm>
                            <a:off x="-59257" y="119286"/>
                            <a:ext cx="6847840" cy="3826763"/>
                          </a:xfrm>
                          <a:prstGeom prst="rect">
                            <a:avLst/>
                          </a:prstGeom>
                        </pic:spPr>
                      </pic:pic>
                      <wps:wsp>
                        <wps:cNvPr id="1149428390" name="Text Box 1"/>
                        <wps:cNvSpPr txBox="1"/>
                        <wps:spPr>
                          <a:xfrm>
                            <a:off x="3403" y="3946049"/>
                            <a:ext cx="6847840" cy="862965"/>
                          </a:xfrm>
                          <a:prstGeom prst="rect">
                            <a:avLst/>
                          </a:prstGeom>
                          <a:solidFill>
                            <a:prstClr val="white"/>
                          </a:solidFill>
                          <a:ln>
                            <a:noFill/>
                          </a:ln>
                        </wps:spPr>
                        <wps:txbx>
                          <w:txbxContent>
                            <w:p w14:paraId="39B8C53D" w14:textId="23AC3201" w:rsidR="003163E5" w:rsidRPr="00FA4F34" w:rsidRDefault="00516A68" w:rsidP="00FA4F34">
                              <w:pPr>
                                <w:pStyle w:val="Caption"/>
                                <w:ind w:firstLine="0"/>
                              </w:pPr>
                              <w:r>
                                <w:t xml:space="preserve">FIG. </w:t>
                              </w:r>
                              <w:r w:rsidR="003163E5" w:rsidRPr="00516A68">
                                <w:t>S</w:t>
                              </w:r>
                              <w:r w:rsidR="003163E5" w:rsidRPr="00516A68">
                                <w:fldChar w:fldCharType="begin"/>
                              </w:r>
                              <w:r w:rsidR="003163E5" w:rsidRPr="00516A68">
                                <w:instrText xml:space="preserve"> SEQ S \* ARABIC </w:instrText>
                              </w:r>
                              <w:r w:rsidR="003163E5" w:rsidRPr="00516A68">
                                <w:fldChar w:fldCharType="separate"/>
                              </w:r>
                              <w:r w:rsidR="000A2FB3" w:rsidRPr="00516A68">
                                <w:rPr>
                                  <w:noProof/>
                                </w:rPr>
                                <w:t>10</w:t>
                              </w:r>
                              <w:r w:rsidR="003163E5" w:rsidRPr="00516A68">
                                <w:fldChar w:fldCharType="end"/>
                              </w:r>
                              <w:r w:rsidR="003163E5" w:rsidRPr="00516A68">
                                <w:t xml:space="preserve"> </w:t>
                              </w:r>
                              <w:r w:rsidR="00FA4F34">
                                <w:t xml:space="preserve">Comparison in final best fit optical constants revealed though the free tensor and dft models. </w:t>
                              </w:r>
                              <w:r w:rsidR="00FA4F34" w:rsidRPr="0076729F">
                                <w:rPr>
                                  <w:b/>
                                  <w:bCs/>
                                </w:rPr>
                                <w:t xml:space="preserve">(a) </w:t>
                              </w:r>
                              <w:r w:rsidR="00FA4F34">
                                <w:t xml:space="preserve">Imaginary tensor components </w:t>
                              </w:r>
                              <m:oMath>
                                <m:r>
                                  <w:rPr>
                                    <w:rFonts w:ascii="Cambria Math" w:hAnsi="Cambria Math"/>
                                  </w:rPr>
                                  <m:t>β</m:t>
                                </m:r>
                              </m:oMath>
                              <w:r w:rsidR="00FA4F34">
                                <w:t xml:space="preserve">, </w:t>
                              </w:r>
                              <w:r w:rsidR="00FA4F34" w:rsidRPr="0076729F">
                                <w:rPr>
                                  <w:b/>
                                  <w:bCs/>
                                </w:rPr>
                                <w:t>(b)</w:t>
                              </w:r>
                              <w:r w:rsidR="00FA4F34">
                                <w:t xml:space="preserve"> real tensor components </w:t>
                              </w:r>
                              <m:oMath>
                                <m:r>
                                  <w:rPr>
                                    <w:rFonts w:ascii="Cambria Math" w:hAnsi="Cambria Math"/>
                                  </w:rPr>
                                  <m:t>δ</m:t>
                                </m:r>
                              </m:oMath>
                              <w:r w:rsidR="00FA4F34">
                                <w:t>. The extracted orientation</w:t>
                              </w:r>
                              <w:r w:rsidR="0050327C">
                                <w:t xml:space="preserve"> and density</w:t>
                              </w:r>
                              <w:r w:rsidR="00FA4F34">
                                <w:t xml:space="preserve"> are compared in </w:t>
                              </w:r>
                              <w:r w:rsidR="00FA4F34" w:rsidRPr="0076729F">
                                <w:rPr>
                                  <w:b/>
                                  <w:bCs/>
                                </w:rPr>
                                <w:t xml:space="preserve">(c) </w:t>
                              </w:r>
                              <w:r w:rsidR="00FA4F34">
                                <w:t xml:space="preserve">and </w:t>
                              </w:r>
                              <w:r w:rsidR="00FA4F34" w:rsidRPr="0076729F">
                                <w:rPr>
                                  <w:b/>
                                  <w:bCs/>
                                </w:rPr>
                                <w:t>(d)</w:t>
                              </w:r>
                              <w:r w:rsidR="00FA4F34">
                                <w:t xml:space="preserve"> </w:t>
                              </w:r>
                              <w:r w:rsidR="005C50D3">
                                <w:t xml:space="preserve">where the directly refined orientation from the DFT model (traces) is compared with the per energy orientation computed </w:t>
                              </w:r>
                              <w:r w:rsidR="00D332FB">
                                <w:t>from a secondary refinement</w:t>
                              </w:r>
                              <w:r w:rsidR="00275575">
                                <w:t xml:space="preserve"> to the full tensor. The density is determined by the</w:t>
                              </w:r>
                              <w:r w:rsidR="00D80489">
                                <w:t xml:space="preserve"> magnitude of the</w:t>
                              </w:r>
                              <w:r w:rsidR="00275575">
                                <w:t xml:space="preserve"> trace of the optical </w:t>
                              </w:r>
                              <w:r w:rsidR="00DB6B61">
                                <w:t>tensor and</w:t>
                              </w:r>
                              <w:r w:rsidR="00D80489">
                                <w:t xml:space="preserve"> showcases a much lower </w:t>
                              </w:r>
                              <w:r w:rsidR="00DB6B61">
                                <w:t>inter energy variance. The orientation that sets dichroism and birefringence varies much strongly between energies and amongst q-ranges.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A7D1A8A" id="Group 2" o:spid="_x0000_s1033" style="position:absolute;left:0;text-align:left;margin-left:2.1pt;margin-top:0;width:544.95pt;height:369.25pt;z-index:251657218;mso-width-relative:margin;mso-height-relative:margin" coordorigin="-592,1192" coordsize="69105,468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">
                <v:shape id="Picture 1" o:spid="_x0000_s1034" type="#_x0000_t75" style="position:absolute;left:-592;top:1192;width:68477;height:382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">
                  <v:imagedata r:id="rId31" o:title=""/>
                </v:shape>
                <v:shape id="_x0000_s1035" type="#_x0000_t202" style="position:absolute;left:34;top:39460;width:68478;height:86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" stroked="f">
                  <v:textbox style="mso-fit-shape-to-text:t" inset="0,0,0,0">
                    <w:txbxContent>
                      <w:p w14:paraId="39B8C53D" w14:textId="23AC3201" w:rsidR="003163E5" w:rsidRPr="00FA4F34" w:rsidRDefault="00516A68" w:rsidP="00FA4F34">
                        <w:pPr>
                          <w:pStyle w:val="Caption"/>
                          <w:ind w:firstLine="0"/>
                        </w:pPr>
                        <w:r>
                          <w:t xml:space="preserve">FIG. </w:t>
                        </w:r>
                        <w:r w:rsidR="003163E5" w:rsidRPr="00516A68">
                          <w:t>S</w:t>
                        </w:r>
                        <w:r w:rsidR="003163E5" w:rsidRPr="00516A68">
                          <w:fldChar w:fldCharType="begin"/>
                        </w:r>
                        <w:r w:rsidR="003163E5" w:rsidRPr="00516A68">
                          <w:instrText xml:space="preserve"> SEQ S \* ARABIC </w:instrText>
                        </w:r>
                        <w:r w:rsidR="003163E5" w:rsidRPr="00516A68">
                          <w:fldChar w:fldCharType="separate"/>
                        </w:r>
                        <w:r w:rsidR="000A2FB3" w:rsidRPr="00516A68">
                          <w:rPr>
                            <w:noProof/>
                          </w:rPr>
                          <w:t>10</w:t>
                        </w:r>
                        <w:r w:rsidR="003163E5" w:rsidRPr="00516A68">
                          <w:fldChar w:fldCharType="end"/>
                        </w:r>
                        <w:r w:rsidR="003163E5" w:rsidRPr="00516A68">
                          <w:t xml:space="preserve"> </w:t>
                        </w:r>
                        <w:r w:rsidR="00FA4F34">
                          <w:t xml:space="preserve">Comparison in final best fit optical constants revealed though the free tensor and dft models. </w:t>
                        </w:r>
                        <w:r w:rsidR="00FA4F34" w:rsidRPr="0076729F">
                          <w:rPr>
                            <w:b/>
                            <w:bCs/>
                          </w:rPr>
                          <w:t xml:space="preserve">(a) </w:t>
                        </w:r>
                        <w:r w:rsidR="00FA4F34">
                          <w:t xml:space="preserve">Imaginary tensor components </w:t>
                        </w:r>
                        <m:oMath>
                          <m:r>
                            <w:rPr>
                              <w:rFonts w:ascii="Cambria Math" w:hAnsi="Cambria Math"/>
                            </w:rPr>
                            <m:t>β</m:t>
                          </m:r>
                        </m:oMath>
                        <w:r w:rsidR="00FA4F34">
                          <w:t xml:space="preserve">, </w:t>
                        </w:r>
                        <w:r w:rsidR="00FA4F34" w:rsidRPr="0076729F">
                          <w:rPr>
                            <w:b/>
                            <w:bCs/>
                          </w:rPr>
                          <w:t>(b)</w:t>
                        </w:r>
                        <w:r w:rsidR="00FA4F34">
                          <w:t xml:space="preserve"> real tensor components </w:t>
                        </w:r>
                        <m:oMath>
                          <m:r>
                            <w:rPr>
                              <w:rFonts w:ascii="Cambria Math" w:hAnsi="Cambria Math"/>
                            </w:rPr>
                            <m:t>δ</m:t>
                          </m:r>
                        </m:oMath>
                        <w:r w:rsidR="00FA4F34">
                          <w:t>. The extracted orientation</w:t>
                        </w:r>
                        <w:r w:rsidR="0050327C">
                          <w:t xml:space="preserve"> and density</w:t>
                        </w:r>
                        <w:r w:rsidR="00FA4F34">
                          <w:t xml:space="preserve"> are compared in </w:t>
                        </w:r>
                        <w:r w:rsidR="00FA4F34" w:rsidRPr="0076729F">
                          <w:rPr>
                            <w:b/>
                            <w:bCs/>
                          </w:rPr>
                          <w:t xml:space="preserve">(c) </w:t>
                        </w:r>
                        <w:r w:rsidR="00FA4F34">
                          <w:t xml:space="preserve">and </w:t>
                        </w:r>
                        <w:r w:rsidR="00FA4F34" w:rsidRPr="0076729F">
                          <w:rPr>
                            <w:b/>
                            <w:bCs/>
                          </w:rPr>
                          <w:t>(d)</w:t>
                        </w:r>
                        <w:r w:rsidR="00FA4F34">
                          <w:t xml:space="preserve"> </w:t>
                        </w:r>
                        <w:r w:rsidR="005C50D3">
                          <w:t xml:space="preserve">where the directly refined orientation from the DFT model (traces) is compared with the per energy orientation computed </w:t>
                        </w:r>
                        <w:r w:rsidR="00D332FB">
                          <w:t>from a secondary refinement</w:t>
                        </w:r>
                        <w:r w:rsidR="00275575">
                          <w:t xml:space="preserve"> to the full tensor. The density is determined by the</w:t>
                        </w:r>
                        <w:r w:rsidR="00D80489">
                          <w:t xml:space="preserve"> magnitude of the</w:t>
                        </w:r>
                        <w:r w:rsidR="00275575">
                          <w:t xml:space="preserve"> trace of the optical </w:t>
                        </w:r>
                        <w:r w:rsidR="00DB6B61">
                          <w:t>tensor and</w:t>
                        </w:r>
                        <w:r w:rsidR="00D80489">
                          <w:t xml:space="preserve"> showcases a much lower </w:t>
                        </w:r>
                        <w:r w:rsidR="00DB6B61">
                          <w:t>inter energy variance. The orientation that sets dichroism and birefringence varies much strongly between energies and amongst q-ranges.</w:t>
                        </w:r>
                      </w:p>
                    </w:txbxContent>
                  </v:textbox>
                </v:shape>
                <w10:wrap type="square"/>
              </v:group>
            </w:pict>
          </mc:Fallback>
        </mc:AlternateContent>
      </w:r>
      <w:r w:rsidR="005B1096" w:rsidRPr="008D3035">
        <w:rPr>
          <w:noProof/>
        </w:rPr>
        <w:drawing>
          <wp:inline distT="0" distB="0" distL="0" distR="0" wp14:anchorId="78CE8228" wp14:editId="74653D0F">
            <wp:extent cx="3204595" cy="2818869"/>
            <wp:effectExtent l="0" t="0" r="0" b="0"/>
            <wp:docPr id="1563788577" name="Picture 3">
              <a:extLst xmlns:a="http://schemas.openxmlformats.org/drawingml/2006/main">
                <a:ext uri="{FF2B5EF4-FFF2-40B4-BE49-F238E27FC236}">
                  <a16:creationId xmlns:a16="http://schemas.microsoft.com/office/drawing/2014/main" id="{9F0C7236-57A8-DCC1-C6D0-18C421B9E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8577" name="Picture 3">
                      <a:extLst>
                        <a:ext uri="{FF2B5EF4-FFF2-40B4-BE49-F238E27FC236}">
                          <a16:creationId xmlns:a16="http://schemas.microsoft.com/office/drawing/2014/main" id="{9F0C7236-57A8-DCC1-C6D0-18C421B9E17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91487" cy="2983266"/>
                    </a:xfrm>
                    <a:prstGeom prst="rect">
                      <a:avLst/>
                    </a:prstGeom>
                  </pic:spPr>
                </pic:pic>
              </a:graphicData>
            </a:graphic>
          </wp:inline>
        </w:drawing>
      </w:r>
    </w:p>
    <w:p w14:paraId="70EDF8D6" w14:textId="23804C33" w:rsidR="005B1096" w:rsidRPr="008D3035" w:rsidRDefault="00516A68" w:rsidP="00B165FF">
      <w:pPr>
        <w:pStyle w:val="Caption"/>
        <w:ind w:firstLine="0"/>
      </w:pPr>
      <w:r>
        <w:t xml:space="preserve">FIG. </w:t>
      </w:r>
      <w:r w:rsidR="00B165FF" w:rsidRPr="00B02DDD">
        <w:t>S</w:t>
      </w:r>
      <w:r w:rsidR="00B165FF" w:rsidRPr="00B02DDD">
        <w:fldChar w:fldCharType="begin"/>
      </w:r>
      <w:r w:rsidR="00B165FF" w:rsidRPr="00B02DDD">
        <w:instrText xml:space="preserve"> SEQ S \* ARABIC </w:instrText>
      </w:r>
      <w:r w:rsidR="00B165FF" w:rsidRPr="00B02DDD">
        <w:fldChar w:fldCharType="separate"/>
      </w:r>
      <w:r w:rsidR="000A2FB3" w:rsidRPr="00B02DDD">
        <w:rPr>
          <w:noProof/>
        </w:rPr>
        <w:t>11</w:t>
      </w:r>
      <w:r w:rsidR="00B165FF" w:rsidRPr="00B02DDD">
        <w:fldChar w:fldCharType="end"/>
      </w:r>
      <w:r w:rsidR="00B165FF" w:rsidRPr="00B165FF">
        <w:t xml:space="preserve"> </w:t>
      </w:r>
      <w:r w:rsidR="00B02DDD">
        <w:t xml:space="preserve">Comparison of single energy </w:t>
      </w:r>
      <w:r w:rsidR="00B165FF" w:rsidRPr="006C382B">
        <w:t xml:space="preserve">PXR </w:t>
      </w:r>
      <w:r w:rsidR="00B02DDD">
        <w:t>fits at the diagnostic energy (283.7 eV) against the multi energy refinement.</w:t>
      </w:r>
      <w:r w:rsidR="00C86B36">
        <w:t xml:space="preserve"> </w:t>
      </w:r>
      <w:r w:rsidR="00B165FF" w:rsidRPr="006C382B">
        <w:rPr>
          <w:b/>
          <w:bCs/>
        </w:rPr>
        <w:t>(a)</w:t>
      </w:r>
      <w:r w:rsidR="00B165FF" w:rsidRPr="006C382B">
        <w:t xml:space="preserve"> Direct fit comparison and residuals showcasing that the DFT single energy can out-perform other fit strategies within Brewster’s angle. </w:t>
      </w:r>
      <w:r w:rsidR="00B165FF" w:rsidRPr="006C382B">
        <w:rPr>
          <w:b/>
          <w:bCs/>
        </w:rPr>
        <w:t>(b)</w:t>
      </w:r>
      <w:r w:rsidR="00B165FF" w:rsidRPr="006C382B">
        <w:t xml:space="preserve"> Energy offset parameter results used in the fits compared between the DFT multi energy (D-M) and single energy (D-S) fits indicating that the single energy fit must take an extreme -.1 eV offset</w:t>
      </w:r>
      <w:r w:rsidR="00753338">
        <w:t>, to a</w:t>
      </w:r>
      <w:r w:rsidR="00BF5263">
        <w:t xml:space="preserve"> non-absorbing energy</w:t>
      </w:r>
      <w:r w:rsidR="00B165FF" w:rsidRPr="006C382B">
        <w:t xml:space="preserve">. </w:t>
      </w:r>
      <w:r w:rsidR="00B165FF" w:rsidRPr="006C382B">
        <w:rPr>
          <w:b/>
          <w:bCs/>
        </w:rPr>
        <w:t>(c)</w:t>
      </w:r>
      <w:r w:rsidR="00B165FF" w:rsidRPr="006C382B">
        <w:t xml:space="preserve"> </w:t>
      </w:r>
      <w:r w:rsidR="00650F91">
        <w:t xml:space="preserve">Interfacial width </w:t>
      </w:r>
      <m:oMath>
        <m:r>
          <w:rPr>
            <w:rFonts w:ascii="Cambria Math" w:hAnsi="Cambria Math"/>
          </w:rPr>
          <m:t>w=</m:t>
        </m:r>
        <m:rad>
          <m:radPr>
            <m:degHide m:val="1"/>
            <m:ctrlPr>
              <w:rPr>
                <w:rFonts w:ascii="Cambria Math" w:hAnsi="Cambria Math"/>
              </w:rPr>
            </m:ctrlPr>
          </m:radPr>
          <m:deg/>
          <m:e>
            <m:r>
              <w:rPr>
                <w:rFonts w:ascii="Cambria Math" w:hAnsi="Cambria Math"/>
              </w:rPr>
              <m:t>2π</m:t>
            </m:r>
          </m:e>
        </m:rad>
        <m:sSub>
          <m:sSubPr>
            <m:ctrlPr>
              <w:rPr>
                <w:rFonts w:ascii="Cambria Math" w:hAnsi="Cambria Math"/>
              </w:rPr>
            </m:ctrlPr>
          </m:sSubPr>
          <m:e>
            <m:r>
              <w:rPr>
                <w:rFonts w:ascii="Cambria Math" w:hAnsi="Cambria Math"/>
              </w:rPr>
              <m:t>σ</m:t>
            </m:r>
          </m:e>
          <m:sub>
            <m:r>
              <w:rPr>
                <w:rFonts w:ascii="Cambria Math" w:hAnsi="Cambria Math"/>
              </w:rPr>
              <m:t>r</m:t>
            </m:r>
          </m:sub>
        </m:sSub>
      </m:oMath>
      <w:r w:rsidR="00650F91">
        <w:t xml:space="preserve"> of the interface layer</w:t>
      </w:r>
      <w:r w:rsidR="00B67D2C">
        <w:t xml:space="preserve"> showcasing that the </w:t>
      </w:r>
      <w:r w:rsidR="00B165FF" w:rsidRPr="006C382B">
        <w:t xml:space="preserve">D-S fit </w:t>
      </w:r>
      <w:r w:rsidR="00B67D2C">
        <w:t xml:space="preserve">is </w:t>
      </w:r>
      <w:r w:rsidR="00B165FF" w:rsidRPr="006C382B">
        <w:t>&gt;10x the total thickness of this buried layer</w:t>
      </w:r>
      <w:r w:rsidR="003D33A6">
        <w:t>.</w:t>
      </w:r>
    </w:p>
    <w:p w14:paraId="397F0A7E" w14:textId="77777777" w:rsidR="00B165FF" w:rsidRDefault="00D23A70" w:rsidP="00B165FF">
      <w:pPr>
        <w:pStyle w:val="MainText"/>
        <w:keepNext/>
        <w:jc w:val="center"/>
      </w:pPr>
      <w:r>
        <w:rPr>
          <w:noProof/>
        </w:rPr>
        <w:drawing>
          <wp:inline distT="0" distB="0" distL="0" distR="0" wp14:anchorId="75DF25A7" wp14:editId="29148DBE">
            <wp:extent cx="2303929" cy="2753243"/>
            <wp:effectExtent l="0" t="0" r="0" b="3175"/>
            <wp:docPr id="11338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161" name="Picture 1133891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26131" cy="2779775"/>
                    </a:xfrm>
                    <a:prstGeom prst="rect">
                      <a:avLst/>
                    </a:prstGeom>
                  </pic:spPr>
                </pic:pic>
              </a:graphicData>
            </a:graphic>
          </wp:inline>
        </w:drawing>
      </w:r>
    </w:p>
    <w:p w14:paraId="51CBA958" w14:textId="435C9A01" w:rsidR="00C76571" w:rsidRPr="00F37F97" w:rsidRDefault="00516A68" w:rsidP="008B062B">
      <w:pPr>
        <w:pStyle w:val="Caption"/>
        <w:ind w:firstLine="0"/>
      </w:pPr>
      <w:r>
        <w:t xml:space="preserve">FIG. </w:t>
      </w:r>
      <w:r w:rsidR="00B165FF" w:rsidRPr="00516A68">
        <w:t>S</w:t>
      </w:r>
      <w:r w:rsidR="003F2334" w:rsidRPr="00516A68">
        <w:fldChar w:fldCharType="begin"/>
      </w:r>
      <w:r w:rsidR="003F2334" w:rsidRPr="00516A68">
        <w:instrText xml:space="preserve"> SEQ S \* ARABIC </w:instrText>
      </w:r>
      <w:r w:rsidR="003F2334" w:rsidRPr="00516A68">
        <w:fldChar w:fldCharType="separate"/>
      </w:r>
      <w:r w:rsidR="000A2FB3" w:rsidRPr="00516A68">
        <w:rPr>
          <w:noProof/>
        </w:rPr>
        <w:t>12</w:t>
      </w:r>
      <w:r w:rsidR="003F2334" w:rsidRPr="00516A68">
        <w:rPr>
          <w:noProof/>
        </w:rPr>
        <w:fldChar w:fldCharType="end"/>
      </w:r>
      <w:r w:rsidR="00B165FF">
        <w:t xml:space="preserve"> </w:t>
      </w:r>
      <w:r w:rsidR="003D33A6">
        <w:t>Non resonant XRR measured on a similarly prepared sample with thickness</w:t>
      </w:r>
      <w:r w:rsidR="009849B9" w:rsidRPr="009849B9">
        <w:t xml:space="preserve"> 15 nm </w:t>
      </w:r>
      <w:r w:rsidR="003D33A6">
        <w:t xml:space="preserve">measured </w:t>
      </w:r>
      <w:r w:rsidR="009849B9" w:rsidRPr="009849B9">
        <w:t>by</w:t>
      </w:r>
      <w:r w:rsidR="00B2644F">
        <w:t xml:space="preserve"> </w:t>
      </w:r>
      <w:r w:rsidR="009849B9" w:rsidRPr="009849B9">
        <w:t>QCM and grown under otherwise identical conditions</w:t>
      </w:r>
      <w:r w:rsidR="003D33A6">
        <w:t>.</w:t>
      </w:r>
      <w:r w:rsidR="009849B9" w:rsidRPr="009849B9">
        <w:t xml:space="preserve"> </w:t>
      </w:r>
      <w:r w:rsidR="003D33A6">
        <w:t>Data was measured</w:t>
      </w:r>
      <w:r w:rsidR="00B2644F">
        <w:t xml:space="preserve"> at</w:t>
      </w:r>
      <w:r w:rsidR="003D33A6">
        <w:t xml:space="preserve"> </w:t>
      </w:r>
      <w:r w:rsidR="009849B9" w:rsidRPr="009849B9">
        <w:t xml:space="preserve">Washington State University on a Xenocs Xeuss 3.0 with a focused Cu X-ray source. </w:t>
      </w:r>
      <w:r w:rsidR="00B2644F">
        <w:t xml:space="preserve">Reflectivity was refit using the fixed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rsidR="009849B9" w:rsidRPr="009849B9">
        <w:t>,</w:t>
      </w:r>
      <w:r w:rsidR="009849B9">
        <w:t xml:space="preserve"> </w:t>
      </w:r>
      <m:oMath>
        <m:sSub>
          <m:sSubPr>
            <m:ctrlPr>
              <w:rPr>
                <w:rFonts w:ascii="Cambria Math" w:hAnsi="Cambria Math"/>
                <w:i/>
              </w:rPr>
            </m:ctrlPr>
          </m:sSubPr>
          <m:e>
            <m:r>
              <w:rPr>
                <w:rFonts w:ascii="Cambria Math" w:hAnsi="Cambria Math"/>
              </w:rPr>
              <m:t>τ</m:t>
            </m:r>
          </m:e>
          <m:sub>
            <m:r>
              <w:rPr>
                <w:rFonts w:ascii="Cambria Math" w:hAnsi="Cambria Math"/>
              </w:rPr>
              <m:t>v</m:t>
            </m:r>
            <m:r>
              <w:rPr>
                <w:rFonts w:ascii="Cambria Math" w:hAnsi="Cambria Math"/>
              </w:rPr>
              <m:t>ac</m:t>
            </m:r>
          </m:sub>
        </m:sSub>
      </m:oMath>
      <w:r w:rsidR="009849B9" w:rsidRPr="009849B9">
        <w:t>,</w:t>
      </w:r>
      <w:r w:rsidR="009849B9">
        <w:t xml:space="preserve"> </w:t>
      </w:r>
      <w:r w:rsidR="006B3B18">
        <w:t xml:space="preserve">&amp; </w:t>
      </w:r>
      <m:oMath>
        <m:sSub>
          <m:sSubPr>
            <m:ctrlPr>
              <w:rPr>
                <w:rFonts w:ascii="Cambria Math" w:hAnsi="Cambria Math"/>
                <w:i/>
              </w:rPr>
            </m:ctrlPr>
          </m:sSubPr>
          <m:e>
            <m:r>
              <w:rPr>
                <w:rFonts w:ascii="Cambria Math" w:hAnsi="Cambria Math"/>
              </w:rPr>
              <m:t>ρ</m:t>
            </m:r>
          </m:e>
          <m:sub>
            <m:r>
              <w:rPr>
                <w:rFonts w:ascii="Cambria Math" w:hAnsi="Cambria Math"/>
              </w:rPr>
              <m:t>bulk</m:t>
            </m:r>
          </m:sub>
        </m:sSub>
      </m:oMath>
      <w:r w:rsidR="009849B9" w:rsidRPr="009849B9">
        <w:t xml:space="preserve"> </w:t>
      </w:r>
      <w:r w:rsidR="005F4909">
        <w:t xml:space="preserve">of </w:t>
      </w:r>
      <w:r w:rsidR="008A76BC">
        <w:t xml:space="preserve">Table </w:t>
      </w:r>
      <w:r w:rsidR="00764751">
        <w:t xml:space="preserve">I, with refined total thickness, surface roughness, </w:t>
      </w:r>
      <m:oMath>
        <m:sSub>
          <m:sSubPr>
            <m:ctrlPr>
              <w:rPr>
                <w:rFonts w:ascii="Cambria Math" w:hAnsi="Cambria Math"/>
                <w:i/>
              </w:rPr>
            </m:ctrlPr>
          </m:sSubPr>
          <m:e>
            <m:r>
              <w:rPr>
                <w:rFonts w:ascii="Cambria Math" w:hAnsi="Cambria Math"/>
              </w:rPr>
              <m:t>ρ</m:t>
            </m:r>
          </m:e>
          <m:sub>
            <m:r>
              <w:rPr>
                <w:rFonts w:ascii="Cambria Math" w:hAnsi="Cambria Math"/>
              </w:rPr>
              <m:t>v</m:t>
            </m:r>
          </m:sub>
        </m:sSub>
        <m:r>
          <w:rPr>
            <w:rFonts w:ascii="Cambria Math" w:hAnsi="Cambria Math"/>
          </w:rPr>
          <m:t xml:space="preserve"> &amp;</m:t>
        </m:r>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Si</m:t>
            </m:r>
          </m:sub>
        </m:sSub>
      </m:oMath>
      <w:r w:rsidR="006B3B18">
        <w:t xml:space="preserve"> to vary</w:t>
      </w:r>
      <w:r w:rsidR="009849B9" w:rsidRPr="009849B9">
        <w:t>. A single non resonant energy is incapable of independently determinizing all parameters for the film</w:t>
      </w:r>
      <w:r w:rsidR="00A32A45">
        <w:t xml:space="preserve"> and is only presented here </w:t>
      </w:r>
      <w:r w:rsidR="00035BBD">
        <w:t xml:space="preserve">to further support the gradient model. </w:t>
      </w:r>
    </w:p>
    <w:sectPr w:rsidR="00C76571" w:rsidRPr="00F37F97" w:rsidSect="00762D1F">
      <w:footerReference w:type="default" r:id="rId34"/>
      <w:type w:val="continuous"/>
      <w:pgSz w:w="12240" w:h="15840"/>
      <w:pgMar w:top="720" w:right="720" w:bottom="720" w:left="720" w:header="720" w:footer="720" w:gutter="0"/>
      <w:cols w:num="2" w:space="57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COLLINS, BRIAN" w:date="2026-08-22T11:01:00Z" w:initials="BC">
    <w:p w14:paraId="4B9CD419" w14:textId="77777777" w:rsidR="000E217B" w:rsidRDefault="000E217B" w:rsidP="000E217B">
      <w:pPr>
        <w:pStyle w:val="CommentText"/>
        <w:ind w:firstLine="0"/>
        <w:jc w:val="left"/>
      </w:pPr>
      <w:r>
        <w:rPr>
          <w:rStyle w:val="CommentReference"/>
        </w:rPr>
        <w:annotationRef/>
      </w:r>
      <w:r>
        <w:t>Not sure how much of this is necessary. I’d prefer to focus on the ‘patterning’ hypothesis in the literature where they say that graphene patterns face-on orientation/brickstone, and Si patterns edge-on orientation/herringbone.</w:t>
      </w:r>
    </w:p>
  </w:comment>
  <w:comment w:id="5" w:author="Heilman, Harlan Duvall" w:date="2026-08-25T22:42:00Z" w:initials="HHD">
    <w:p w14:paraId="013B855E" w14:textId="77777777" w:rsidR="00300BEB" w:rsidRDefault="00300BEB" w:rsidP="00300BEB">
      <w:pPr>
        <w:jc w:val="left"/>
      </w:pPr>
      <w:r>
        <w:rPr>
          <w:rStyle w:val="CommentReference"/>
        </w:rPr>
        <w:annotationRef/>
      </w:r>
      <w:r>
        <w:rPr>
          <w:kern w:val="0"/>
        </w:rPr>
        <w:t xml:space="preserve">I cleaned it up. Not sure on the concluding sentence here. </w:t>
      </w:r>
    </w:p>
  </w:comment>
  <w:comment w:id="31" w:author="COLLINS, BRIAN" w:date="2026-08-23T17:52:00Z" w:initials="BC">
    <w:p w14:paraId="647388C7" w14:textId="77777777" w:rsidR="0002181D" w:rsidRDefault="0002181D" w:rsidP="0002181D">
      <w:pPr>
        <w:pStyle w:val="CommentText"/>
        <w:ind w:firstLine="0"/>
        <w:jc w:val="left"/>
      </w:pPr>
      <w:r>
        <w:rPr>
          <w:rStyle w:val="CommentReference"/>
        </w:rPr>
        <w:annotationRef/>
      </w:r>
      <w:r>
        <w:t>Can we be more quantitative here? Should we quote a partial chisqr?</w:t>
      </w:r>
    </w:p>
  </w:comment>
  <w:comment w:id="53" w:author="COLLINS, BRIAN" w:date="2026-08-22T21:47:00Z" w:initials="BC">
    <w:p w14:paraId="6D3720F2" w14:textId="77777777" w:rsidR="00154233" w:rsidRDefault="00154233" w:rsidP="00154233">
      <w:pPr>
        <w:pStyle w:val="CommentText"/>
        <w:ind w:firstLine="0"/>
        <w:jc w:val="left"/>
      </w:pPr>
      <w:r>
        <w:rPr>
          <w:rStyle w:val="CommentReference"/>
        </w:rPr>
        <w:annotationRef/>
      </w:r>
      <w:r>
        <w:t>Should we have an SI figure that plots the direct optical components similar to Fig 3 here?</w:t>
      </w:r>
    </w:p>
  </w:comment>
  <w:comment w:id="57" w:author="COLLINS, BRIAN" w:date="2026-08-23T17:57:00Z" w:initials="BC">
    <w:p w14:paraId="70CA99DC" w14:textId="77777777" w:rsidR="00513566" w:rsidRDefault="00BF6248" w:rsidP="00513566">
      <w:pPr>
        <w:pStyle w:val="CommentText"/>
        <w:ind w:firstLine="0"/>
        <w:jc w:val="left"/>
      </w:pPr>
      <w:r>
        <w:rPr>
          <w:rStyle w:val="CommentReference"/>
        </w:rPr>
        <w:annotationRef/>
      </w:r>
      <w:r w:rsidR="00513566">
        <w:t>Why describe these and not the chisqr?</w:t>
      </w:r>
    </w:p>
  </w:comment>
  <w:comment w:id="58" w:author="COLLINS, BRIAN" w:date="2026-08-23T21:23:00Z" w:initials="BC">
    <w:p w14:paraId="59E9ABF2" w14:textId="77777777" w:rsidR="00CC4060" w:rsidRDefault="00CC4060" w:rsidP="00CC4060">
      <w:pPr>
        <w:pStyle w:val="CommentText"/>
        <w:ind w:firstLine="0"/>
        <w:jc w:val="left"/>
      </w:pPr>
      <w:r>
        <w:rPr>
          <w:rStyle w:val="CommentReference"/>
        </w:rPr>
        <w:annotationRef/>
      </w:r>
      <w:r>
        <w:t>Maybe we just make a table of the parameters for this model in either the main text or the SI, so this paragraph isn’t so number-heavy?</w:t>
      </w:r>
    </w:p>
  </w:comment>
  <w:comment w:id="64" w:author="COLLINS, BRIAN" w:date="2026-08-23T20:53:00Z" w:initials="BC">
    <w:p w14:paraId="039238AD" w14:textId="77777777" w:rsidR="00CD4194" w:rsidRDefault="006345A9" w:rsidP="00CD4194">
      <w:pPr>
        <w:pStyle w:val="CommentText"/>
        <w:ind w:firstLine="0"/>
        <w:jc w:val="left"/>
      </w:pPr>
      <w:r>
        <w:rPr>
          <w:rStyle w:val="CommentReference"/>
        </w:rPr>
        <w:annotationRef/>
      </w:r>
      <w:r w:rsidR="00CD4194">
        <w:t>Is it really 0.6 g/cc? The other papers don’t claim this low do they?</w:t>
      </w:r>
    </w:p>
  </w:comment>
  <w:comment w:id="65" w:author="COLLINS, BRIAN" w:date="2026-08-23T20:53:00Z" w:initials="BC">
    <w:p w14:paraId="37AB90B8" w14:textId="11AE2E9E" w:rsidR="008A71B1" w:rsidRDefault="008A71B1" w:rsidP="008A71B1">
      <w:pPr>
        <w:pStyle w:val="CommentText"/>
        <w:ind w:firstLine="0"/>
        <w:jc w:val="left"/>
      </w:pPr>
      <w:r>
        <w:rPr>
          <w:rStyle w:val="CommentReference"/>
        </w:rPr>
        <w:annotationRef/>
      </w:r>
      <w:r>
        <w:t>Need to include these references in my discussion in the intro.</w:t>
      </w:r>
    </w:p>
  </w:comment>
  <w:comment w:id="68" w:author="Heilman, Harlan Duvall" w:date="2026-08-26T10:49:00Z" w:initials="HHD">
    <w:p w14:paraId="2016E16D" w14:textId="77777777" w:rsidR="00146E30" w:rsidRDefault="00146E30" w:rsidP="00146E30">
      <w:pPr>
        <w:jc w:val="left"/>
      </w:pPr>
      <w:r>
        <w:rPr>
          <w:rStyle w:val="CommentReference"/>
        </w:rPr>
        <w:annotationRef/>
      </w:r>
      <w:r>
        <w:rPr>
          <w:kern w:val="0"/>
        </w:rPr>
        <w:t xml:space="preserve">Did you have something in mind connecting orientation to ion transport? I'm just citing Tamana here. </w:t>
      </w:r>
    </w:p>
    <w:p w14:paraId="005DE5FA" w14:textId="77777777" w:rsidR="00146E30" w:rsidRDefault="00146E30" w:rsidP="00146E30">
      <w:pPr>
        <w:jc w:val="left"/>
      </w:pPr>
    </w:p>
  </w:comment>
  <w:comment w:id="69" w:author="COLLINS, BRIAN" w:date="2026-08-25T08:40:00Z" w:initials="BC">
    <w:p w14:paraId="0D941605" w14:textId="77777777" w:rsidR="003B19C1" w:rsidRDefault="003B19C1" w:rsidP="003B19C1">
      <w:pPr>
        <w:pStyle w:val="CommentText"/>
        <w:ind w:firstLine="0"/>
        <w:jc w:val="left"/>
      </w:pPr>
      <w:r>
        <w:rPr>
          <w:rStyle w:val="CommentReference"/>
        </w:rPr>
        <w:annotationRef/>
      </w:r>
      <w:r>
        <w:t>Could we use an adjective like “unconstrained parameters” or “model parameters” to eliminate the data offset parameters from this comparison?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9CD419" w15:done="0"/>
  <w15:commentEx w15:paraId="013B855E" w15:paraIdParent="4B9CD419" w15:done="0"/>
  <w15:commentEx w15:paraId="647388C7" w15:done="0"/>
  <w15:commentEx w15:paraId="6D3720F2" w15:done="0"/>
  <w15:commentEx w15:paraId="70CA99DC" w15:done="0"/>
  <w15:commentEx w15:paraId="59E9ABF2" w15:done="0"/>
  <w15:commentEx w15:paraId="039238AD" w15:done="0"/>
  <w15:commentEx w15:paraId="37AB90B8" w15:done="0"/>
  <w15:commentEx w15:paraId="005DE5FA" w15:done="0"/>
  <w15:commentEx w15:paraId="0D941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CD0DEF" w16cex:dateUtc="2026-08-22T18:01:00Z"/>
  <w16cex:commentExtensible w16cex:durableId="3D484AF9" w16cex:dateUtc="2026-08-26T05:42:00Z"/>
  <w16cex:commentExtensible w16cex:durableId="2F7D2EF5" w16cex:dateUtc="2026-08-24T00:52:00Z"/>
  <w16cex:commentExtensible w16cex:durableId="713C3979" w16cex:dateUtc="2026-08-23T04:47:00Z"/>
  <w16cex:commentExtensible w16cex:durableId="3825EA08" w16cex:dateUtc="2026-08-24T00:57:00Z"/>
  <w16cex:commentExtensible w16cex:durableId="67B3FE6B" w16cex:dateUtc="2026-08-24T04:23:00Z"/>
  <w16cex:commentExtensible w16cex:durableId="2595C62C" w16cex:dateUtc="2026-08-24T03:53:00Z"/>
  <w16cex:commentExtensible w16cex:durableId="2CB7B8B8" w16cex:dateUtc="2026-08-24T03:53:00Z"/>
  <w16cex:commentExtensible w16cex:durableId="317C4E1C" w16cex:dateUtc="2026-08-26T17:49:00Z"/>
  <w16cex:commentExtensible w16cex:durableId="6512ACB1" w16cex:dateUtc="2026-08-25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9CD419" w16cid:durableId="11CD0DEF"/>
  <w16cid:commentId w16cid:paraId="013B855E" w16cid:durableId="3D484AF9"/>
  <w16cid:commentId w16cid:paraId="647388C7" w16cid:durableId="2F7D2EF5"/>
  <w16cid:commentId w16cid:paraId="6D3720F2" w16cid:durableId="713C3979"/>
  <w16cid:commentId w16cid:paraId="70CA99DC" w16cid:durableId="3825EA08"/>
  <w16cid:commentId w16cid:paraId="59E9ABF2" w16cid:durableId="67B3FE6B"/>
  <w16cid:commentId w16cid:paraId="039238AD" w16cid:durableId="2595C62C"/>
  <w16cid:commentId w16cid:paraId="37AB90B8" w16cid:durableId="2CB7B8B8"/>
  <w16cid:commentId w16cid:paraId="005DE5FA" w16cid:durableId="317C4E1C"/>
  <w16cid:commentId w16cid:paraId="0D941605" w16cid:durableId="6512AC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B1D70E" w14:textId="77777777" w:rsidR="008B28B3" w:rsidRDefault="008B28B3" w:rsidP="007F57E9">
      <w:r>
        <w:separator/>
      </w:r>
    </w:p>
  </w:endnote>
  <w:endnote w:type="continuationSeparator" w:id="0">
    <w:p w14:paraId="4D03F8FC" w14:textId="77777777" w:rsidR="008B28B3" w:rsidRDefault="008B28B3" w:rsidP="007F57E9">
      <w:r>
        <w:continuationSeparator/>
      </w:r>
    </w:p>
  </w:endnote>
  <w:endnote w:type="continuationNotice" w:id="1">
    <w:p w14:paraId="70BCE935" w14:textId="77777777" w:rsidR="008B28B3" w:rsidRDefault="008B28B3" w:rsidP="007F57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8E4D0" w14:textId="0B9D3EF1" w:rsidR="00E8799E" w:rsidRPr="00E8799E" w:rsidRDefault="005B1096" w:rsidP="007F57E9">
    <w:pPr>
      <w:pStyle w:val="Footer"/>
      <w:jc w:val="center"/>
      <w:rPr>
        <w:noProof/>
      </w:rPr>
    </w:pPr>
    <w:r w:rsidRPr="00E8799E">
      <w:fldChar w:fldCharType="begin"/>
    </w:r>
    <w:r w:rsidRPr="00E8799E">
      <w:instrText xml:space="preserve"> PAGE   \* MERGEFORMAT </w:instrText>
    </w:r>
    <w:r w:rsidRPr="00E8799E">
      <w:fldChar w:fldCharType="separate"/>
    </w:r>
    <w:r w:rsidRPr="00E8799E">
      <w:rPr>
        <w:noProof/>
      </w:rPr>
      <w:t>2</w:t>
    </w:r>
    <w:r w:rsidRPr="00E8799E">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CDE4C" w14:textId="243EBF4B" w:rsidR="000D5D2A" w:rsidRPr="003E5B08" w:rsidRDefault="000D5D2A" w:rsidP="007F57E9">
    <w:pPr>
      <w:pStyle w:val="Footer"/>
      <w:rPr>
        <w:noProof/>
      </w:rPr>
    </w:pPr>
    <w:r w:rsidRPr="003E5B08">
      <w:fldChar w:fldCharType="begin"/>
    </w:r>
    <w:r w:rsidRPr="003E5B08">
      <w:instrText xml:space="preserve"> PAGE   \* MERGEFORMAT </w:instrText>
    </w:r>
    <w:r w:rsidRPr="003E5B08">
      <w:fldChar w:fldCharType="separate"/>
    </w:r>
    <w:r w:rsidRPr="003E5B08">
      <w:rPr>
        <w:noProof/>
      </w:rPr>
      <w:t>2</w:t>
    </w:r>
    <w:r w:rsidRPr="003E5B0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6C0F7" w14:textId="77777777" w:rsidR="008B28B3" w:rsidRDefault="008B28B3" w:rsidP="007F57E9">
      <w:r>
        <w:separator/>
      </w:r>
    </w:p>
  </w:footnote>
  <w:footnote w:type="continuationSeparator" w:id="0">
    <w:p w14:paraId="4152943A" w14:textId="77777777" w:rsidR="008B28B3" w:rsidRDefault="008B28B3" w:rsidP="007F57E9">
      <w:r>
        <w:continuationSeparator/>
      </w:r>
    </w:p>
  </w:footnote>
  <w:footnote w:type="continuationNotice" w:id="1">
    <w:p w14:paraId="513476D8" w14:textId="77777777" w:rsidR="008B28B3" w:rsidRDefault="008B28B3" w:rsidP="007F57E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BA0F18"/>
    <w:multiLevelType w:val="multilevel"/>
    <w:tmpl w:val="130E6F20"/>
    <w:styleLink w:val="CurrentList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52" w:hanging="43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A5D0E61"/>
    <w:multiLevelType w:val="multilevel"/>
    <w:tmpl w:val="3DC64028"/>
    <w:styleLink w:val="CurrentList1"/>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BD314A"/>
    <w:multiLevelType w:val="multilevel"/>
    <w:tmpl w:val="B456E41C"/>
    <w:lvl w:ilvl="0">
      <w:start w:val="1"/>
      <w:numFmt w:val="decimal"/>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88D72D0"/>
    <w:multiLevelType w:val="multilevel"/>
    <w:tmpl w:val="3DC64028"/>
    <w:styleLink w:val="CurrentList2"/>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327167"/>
    <w:multiLevelType w:val="multilevel"/>
    <w:tmpl w:val="D740420E"/>
    <w:styleLink w:val="CurrentList11"/>
    <w:lvl w:ilvl="0">
      <w:start w:val="1"/>
      <w:numFmt w:val="decimal"/>
      <w:lvlText w:val="%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B5B2F76"/>
    <w:multiLevelType w:val="multilevel"/>
    <w:tmpl w:val="A03EF358"/>
    <w:styleLink w:val="CurrentList10"/>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7A7BD9"/>
    <w:multiLevelType w:val="multilevel"/>
    <w:tmpl w:val="3DC64028"/>
    <w:styleLink w:val="CurrentList5"/>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AC7FB9"/>
    <w:multiLevelType w:val="multilevel"/>
    <w:tmpl w:val="D330858C"/>
    <w:styleLink w:val="CurrentList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7C60EFC"/>
    <w:multiLevelType w:val="multilevel"/>
    <w:tmpl w:val="303CFB6A"/>
    <w:styleLink w:val="CurrentList9"/>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CED273B"/>
    <w:multiLevelType w:val="multilevel"/>
    <w:tmpl w:val="D8B06392"/>
    <w:styleLink w:val="CurrentList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1152" w:hanging="115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CAD7C20"/>
    <w:multiLevelType w:val="multilevel"/>
    <w:tmpl w:val="3DC64028"/>
    <w:styleLink w:val="CurrentList3"/>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D3661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7D6F1E"/>
    <w:multiLevelType w:val="multilevel"/>
    <w:tmpl w:val="3DC64028"/>
    <w:styleLink w:val="CurrentList4"/>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7924690">
    <w:abstractNumId w:val="2"/>
  </w:num>
  <w:num w:numId="2" w16cid:durableId="1253776639">
    <w:abstractNumId w:val="1"/>
  </w:num>
  <w:num w:numId="3" w16cid:durableId="1790464278">
    <w:abstractNumId w:val="3"/>
  </w:num>
  <w:num w:numId="4" w16cid:durableId="936137811">
    <w:abstractNumId w:val="10"/>
  </w:num>
  <w:num w:numId="5" w16cid:durableId="1452090653">
    <w:abstractNumId w:val="11"/>
  </w:num>
  <w:num w:numId="6" w16cid:durableId="819807462">
    <w:abstractNumId w:val="12"/>
  </w:num>
  <w:num w:numId="7" w16cid:durableId="2124496978">
    <w:abstractNumId w:val="6"/>
  </w:num>
  <w:num w:numId="8" w16cid:durableId="1304778317">
    <w:abstractNumId w:val="0"/>
  </w:num>
  <w:num w:numId="9" w16cid:durableId="1257903232">
    <w:abstractNumId w:val="9"/>
  </w:num>
  <w:num w:numId="10" w16cid:durableId="675037077">
    <w:abstractNumId w:val="7"/>
  </w:num>
  <w:num w:numId="11" w16cid:durableId="2087800178">
    <w:abstractNumId w:val="8"/>
  </w:num>
  <w:num w:numId="12" w16cid:durableId="2061057066">
    <w:abstractNumId w:val="5"/>
  </w:num>
  <w:num w:numId="13" w16cid:durableId="1415782135">
    <w:abstractNumId w:val="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LLINS, BRIAN">
    <w15:presenceInfo w15:providerId="AD" w15:userId="S::brian.collins@wsu.edu::341fa979-a7a0-4c16-a912-7ce855dc872d"/>
  </w15:person>
  <w15:person w15:author="Heilman, Harlan Duvall">
    <w15:presenceInfo w15:providerId="AD" w15:userId="S::harlan.heilman@wsu.edu::0dfcf1ea-cf31-405a-b6d1-34fe1cf8f77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9E"/>
    <w:rsid w:val="0000003F"/>
    <w:rsid w:val="0000023B"/>
    <w:rsid w:val="00000865"/>
    <w:rsid w:val="00000DB0"/>
    <w:rsid w:val="00000DD2"/>
    <w:rsid w:val="00001056"/>
    <w:rsid w:val="00001145"/>
    <w:rsid w:val="000012B8"/>
    <w:rsid w:val="000016F9"/>
    <w:rsid w:val="00001773"/>
    <w:rsid w:val="00001837"/>
    <w:rsid w:val="00001E2D"/>
    <w:rsid w:val="00001E5B"/>
    <w:rsid w:val="00001F5B"/>
    <w:rsid w:val="00002197"/>
    <w:rsid w:val="00002251"/>
    <w:rsid w:val="0000234D"/>
    <w:rsid w:val="000027D4"/>
    <w:rsid w:val="00002B35"/>
    <w:rsid w:val="00002B89"/>
    <w:rsid w:val="00002D07"/>
    <w:rsid w:val="00002EEF"/>
    <w:rsid w:val="000031AC"/>
    <w:rsid w:val="00003904"/>
    <w:rsid w:val="00003A2A"/>
    <w:rsid w:val="00003A7C"/>
    <w:rsid w:val="00003BF5"/>
    <w:rsid w:val="00003DCB"/>
    <w:rsid w:val="00004006"/>
    <w:rsid w:val="00004310"/>
    <w:rsid w:val="00004417"/>
    <w:rsid w:val="000044D9"/>
    <w:rsid w:val="00004D5F"/>
    <w:rsid w:val="00004DBF"/>
    <w:rsid w:val="00004F3F"/>
    <w:rsid w:val="00004FA0"/>
    <w:rsid w:val="00005732"/>
    <w:rsid w:val="000058FE"/>
    <w:rsid w:val="00005C8C"/>
    <w:rsid w:val="00005F04"/>
    <w:rsid w:val="00006084"/>
    <w:rsid w:val="0000622F"/>
    <w:rsid w:val="0000655B"/>
    <w:rsid w:val="000065C7"/>
    <w:rsid w:val="00007187"/>
    <w:rsid w:val="000074F4"/>
    <w:rsid w:val="00007596"/>
    <w:rsid w:val="000075CC"/>
    <w:rsid w:val="0000760D"/>
    <w:rsid w:val="00007B35"/>
    <w:rsid w:val="00007DEC"/>
    <w:rsid w:val="0001017B"/>
    <w:rsid w:val="00010265"/>
    <w:rsid w:val="00010777"/>
    <w:rsid w:val="00010B4B"/>
    <w:rsid w:val="00010C80"/>
    <w:rsid w:val="00010EDF"/>
    <w:rsid w:val="00010EEA"/>
    <w:rsid w:val="00011016"/>
    <w:rsid w:val="000114ED"/>
    <w:rsid w:val="00011816"/>
    <w:rsid w:val="000119DA"/>
    <w:rsid w:val="00011C93"/>
    <w:rsid w:val="00011DBA"/>
    <w:rsid w:val="00011E14"/>
    <w:rsid w:val="00012256"/>
    <w:rsid w:val="000128A0"/>
    <w:rsid w:val="000128B6"/>
    <w:rsid w:val="00012921"/>
    <w:rsid w:val="00012A27"/>
    <w:rsid w:val="00012A58"/>
    <w:rsid w:val="00012D93"/>
    <w:rsid w:val="00012DF2"/>
    <w:rsid w:val="00012E81"/>
    <w:rsid w:val="00012EE9"/>
    <w:rsid w:val="00012F8B"/>
    <w:rsid w:val="00013288"/>
    <w:rsid w:val="00013477"/>
    <w:rsid w:val="000134B7"/>
    <w:rsid w:val="0001362C"/>
    <w:rsid w:val="00013685"/>
    <w:rsid w:val="000137EF"/>
    <w:rsid w:val="000139DA"/>
    <w:rsid w:val="00013BD9"/>
    <w:rsid w:val="000140D1"/>
    <w:rsid w:val="0001426E"/>
    <w:rsid w:val="0001439B"/>
    <w:rsid w:val="000144A1"/>
    <w:rsid w:val="00014A0B"/>
    <w:rsid w:val="00014A75"/>
    <w:rsid w:val="0001564C"/>
    <w:rsid w:val="000158BB"/>
    <w:rsid w:val="00015B58"/>
    <w:rsid w:val="00015C1D"/>
    <w:rsid w:val="00015FA5"/>
    <w:rsid w:val="00016023"/>
    <w:rsid w:val="0001647B"/>
    <w:rsid w:val="000165B7"/>
    <w:rsid w:val="00016836"/>
    <w:rsid w:val="000171B2"/>
    <w:rsid w:val="0001733C"/>
    <w:rsid w:val="0001767C"/>
    <w:rsid w:val="00017D4B"/>
    <w:rsid w:val="00020374"/>
    <w:rsid w:val="0002076D"/>
    <w:rsid w:val="0002089B"/>
    <w:rsid w:val="000208B0"/>
    <w:rsid w:val="000208C6"/>
    <w:rsid w:val="00020A85"/>
    <w:rsid w:val="00020E62"/>
    <w:rsid w:val="00020E86"/>
    <w:rsid w:val="00020FA5"/>
    <w:rsid w:val="0002181D"/>
    <w:rsid w:val="00021CB0"/>
    <w:rsid w:val="00021E74"/>
    <w:rsid w:val="00021EE4"/>
    <w:rsid w:val="00021F86"/>
    <w:rsid w:val="0002285F"/>
    <w:rsid w:val="00022E14"/>
    <w:rsid w:val="00022FD3"/>
    <w:rsid w:val="000230C8"/>
    <w:rsid w:val="00023158"/>
    <w:rsid w:val="000232D4"/>
    <w:rsid w:val="0002350A"/>
    <w:rsid w:val="00023824"/>
    <w:rsid w:val="00023936"/>
    <w:rsid w:val="000239CD"/>
    <w:rsid w:val="00023EED"/>
    <w:rsid w:val="00023F04"/>
    <w:rsid w:val="000240ED"/>
    <w:rsid w:val="00024383"/>
    <w:rsid w:val="000244AF"/>
    <w:rsid w:val="000244C4"/>
    <w:rsid w:val="00024554"/>
    <w:rsid w:val="00024AE2"/>
    <w:rsid w:val="00024B0D"/>
    <w:rsid w:val="00024E70"/>
    <w:rsid w:val="00024FDF"/>
    <w:rsid w:val="00025001"/>
    <w:rsid w:val="0002557D"/>
    <w:rsid w:val="000269A9"/>
    <w:rsid w:val="00026A54"/>
    <w:rsid w:val="00026AEC"/>
    <w:rsid w:val="00026C89"/>
    <w:rsid w:val="00026F64"/>
    <w:rsid w:val="00026F87"/>
    <w:rsid w:val="0002709A"/>
    <w:rsid w:val="0002721E"/>
    <w:rsid w:val="00027461"/>
    <w:rsid w:val="000274EF"/>
    <w:rsid w:val="000276DD"/>
    <w:rsid w:val="00027821"/>
    <w:rsid w:val="00027A31"/>
    <w:rsid w:val="00027C20"/>
    <w:rsid w:val="000302F5"/>
    <w:rsid w:val="00030A8F"/>
    <w:rsid w:val="00030B78"/>
    <w:rsid w:val="00030D0C"/>
    <w:rsid w:val="000310B7"/>
    <w:rsid w:val="00031117"/>
    <w:rsid w:val="000311DE"/>
    <w:rsid w:val="0003147C"/>
    <w:rsid w:val="000314A4"/>
    <w:rsid w:val="000316AA"/>
    <w:rsid w:val="00031C90"/>
    <w:rsid w:val="00031CF3"/>
    <w:rsid w:val="00031DD2"/>
    <w:rsid w:val="00031E5D"/>
    <w:rsid w:val="00032036"/>
    <w:rsid w:val="000321C6"/>
    <w:rsid w:val="000324D4"/>
    <w:rsid w:val="0003261E"/>
    <w:rsid w:val="000326DA"/>
    <w:rsid w:val="00032C46"/>
    <w:rsid w:val="0003349B"/>
    <w:rsid w:val="00033CD4"/>
    <w:rsid w:val="0003409F"/>
    <w:rsid w:val="00034B6D"/>
    <w:rsid w:val="00034CDF"/>
    <w:rsid w:val="00034EB7"/>
    <w:rsid w:val="00034F40"/>
    <w:rsid w:val="00035011"/>
    <w:rsid w:val="0003578D"/>
    <w:rsid w:val="000357FC"/>
    <w:rsid w:val="00035835"/>
    <w:rsid w:val="00035AA4"/>
    <w:rsid w:val="00035AC9"/>
    <w:rsid w:val="00035BBD"/>
    <w:rsid w:val="0003604A"/>
    <w:rsid w:val="000360C5"/>
    <w:rsid w:val="000365BF"/>
    <w:rsid w:val="00036670"/>
    <w:rsid w:val="00036717"/>
    <w:rsid w:val="00036A40"/>
    <w:rsid w:val="00036CEC"/>
    <w:rsid w:val="00036D75"/>
    <w:rsid w:val="00036DFB"/>
    <w:rsid w:val="00036E4A"/>
    <w:rsid w:val="00037245"/>
    <w:rsid w:val="00037290"/>
    <w:rsid w:val="0003748B"/>
    <w:rsid w:val="000375EC"/>
    <w:rsid w:val="000376A8"/>
    <w:rsid w:val="000379C7"/>
    <w:rsid w:val="00037CDD"/>
    <w:rsid w:val="00037D3C"/>
    <w:rsid w:val="0004070C"/>
    <w:rsid w:val="0004071A"/>
    <w:rsid w:val="00040792"/>
    <w:rsid w:val="000407D8"/>
    <w:rsid w:val="00040937"/>
    <w:rsid w:val="0004158B"/>
    <w:rsid w:val="00041695"/>
    <w:rsid w:val="00041A15"/>
    <w:rsid w:val="00041A9A"/>
    <w:rsid w:val="00041C40"/>
    <w:rsid w:val="00041E63"/>
    <w:rsid w:val="00041F72"/>
    <w:rsid w:val="00042461"/>
    <w:rsid w:val="00042492"/>
    <w:rsid w:val="0004287D"/>
    <w:rsid w:val="00042BA7"/>
    <w:rsid w:val="00043260"/>
    <w:rsid w:val="00043CD6"/>
    <w:rsid w:val="00044207"/>
    <w:rsid w:val="00044314"/>
    <w:rsid w:val="00044658"/>
    <w:rsid w:val="000446B9"/>
    <w:rsid w:val="000446EF"/>
    <w:rsid w:val="00044866"/>
    <w:rsid w:val="00044AFC"/>
    <w:rsid w:val="00045566"/>
    <w:rsid w:val="000459F4"/>
    <w:rsid w:val="00045A39"/>
    <w:rsid w:val="00045B1B"/>
    <w:rsid w:val="000462C0"/>
    <w:rsid w:val="000463E1"/>
    <w:rsid w:val="000468A9"/>
    <w:rsid w:val="00046D3F"/>
    <w:rsid w:val="00047A42"/>
    <w:rsid w:val="00047BD0"/>
    <w:rsid w:val="00047CD4"/>
    <w:rsid w:val="00047EDF"/>
    <w:rsid w:val="00050150"/>
    <w:rsid w:val="00050586"/>
    <w:rsid w:val="000508A2"/>
    <w:rsid w:val="00050911"/>
    <w:rsid w:val="00050968"/>
    <w:rsid w:val="0005096B"/>
    <w:rsid w:val="0005118B"/>
    <w:rsid w:val="00051191"/>
    <w:rsid w:val="000512C4"/>
    <w:rsid w:val="000514AE"/>
    <w:rsid w:val="0005187F"/>
    <w:rsid w:val="00051959"/>
    <w:rsid w:val="00051CC7"/>
    <w:rsid w:val="000521D4"/>
    <w:rsid w:val="00052220"/>
    <w:rsid w:val="00052536"/>
    <w:rsid w:val="0005276A"/>
    <w:rsid w:val="000528DE"/>
    <w:rsid w:val="00052C91"/>
    <w:rsid w:val="00053531"/>
    <w:rsid w:val="00053A0C"/>
    <w:rsid w:val="00053E4B"/>
    <w:rsid w:val="00053F89"/>
    <w:rsid w:val="00054CDB"/>
    <w:rsid w:val="00054D94"/>
    <w:rsid w:val="00054DB9"/>
    <w:rsid w:val="00054E8D"/>
    <w:rsid w:val="0005503B"/>
    <w:rsid w:val="0005512E"/>
    <w:rsid w:val="000553BE"/>
    <w:rsid w:val="000554DC"/>
    <w:rsid w:val="000556F4"/>
    <w:rsid w:val="00055951"/>
    <w:rsid w:val="00055CA4"/>
    <w:rsid w:val="00055D52"/>
    <w:rsid w:val="00055E6C"/>
    <w:rsid w:val="00055EA4"/>
    <w:rsid w:val="00056194"/>
    <w:rsid w:val="00056340"/>
    <w:rsid w:val="00056CC4"/>
    <w:rsid w:val="00056D62"/>
    <w:rsid w:val="00056F83"/>
    <w:rsid w:val="00057183"/>
    <w:rsid w:val="0005730C"/>
    <w:rsid w:val="00057408"/>
    <w:rsid w:val="000574EF"/>
    <w:rsid w:val="0005755D"/>
    <w:rsid w:val="000576D7"/>
    <w:rsid w:val="00057B65"/>
    <w:rsid w:val="00057DC4"/>
    <w:rsid w:val="00060704"/>
    <w:rsid w:val="00060787"/>
    <w:rsid w:val="00060A03"/>
    <w:rsid w:val="00060B9F"/>
    <w:rsid w:val="00060D9B"/>
    <w:rsid w:val="00060E84"/>
    <w:rsid w:val="000614F0"/>
    <w:rsid w:val="000615F9"/>
    <w:rsid w:val="00061969"/>
    <w:rsid w:val="00061AFA"/>
    <w:rsid w:val="00061C56"/>
    <w:rsid w:val="00061E48"/>
    <w:rsid w:val="00061F9F"/>
    <w:rsid w:val="000624DB"/>
    <w:rsid w:val="00062641"/>
    <w:rsid w:val="00062829"/>
    <w:rsid w:val="000629D8"/>
    <w:rsid w:val="000629FB"/>
    <w:rsid w:val="00062C1F"/>
    <w:rsid w:val="00062FCE"/>
    <w:rsid w:val="00063090"/>
    <w:rsid w:val="000632C6"/>
    <w:rsid w:val="00063565"/>
    <w:rsid w:val="0006360A"/>
    <w:rsid w:val="0006363D"/>
    <w:rsid w:val="000638AF"/>
    <w:rsid w:val="000638E2"/>
    <w:rsid w:val="00063CBB"/>
    <w:rsid w:val="00063D7A"/>
    <w:rsid w:val="0006409D"/>
    <w:rsid w:val="00064583"/>
    <w:rsid w:val="00064E86"/>
    <w:rsid w:val="000652AF"/>
    <w:rsid w:val="000656B5"/>
    <w:rsid w:val="00065986"/>
    <w:rsid w:val="00066042"/>
    <w:rsid w:val="000664E0"/>
    <w:rsid w:val="00066888"/>
    <w:rsid w:val="00066AD4"/>
    <w:rsid w:val="00066D1C"/>
    <w:rsid w:val="000670D5"/>
    <w:rsid w:val="0006722C"/>
    <w:rsid w:val="0006725D"/>
    <w:rsid w:val="0006735D"/>
    <w:rsid w:val="0006742F"/>
    <w:rsid w:val="00067A5B"/>
    <w:rsid w:val="00067B62"/>
    <w:rsid w:val="00067CB8"/>
    <w:rsid w:val="00067D2E"/>
    <w:rsid w:val="00070159"/>
    <w:rsid w:val="000701A3"/>
    <w:rsid w:val="00070364"/>
    <w:rsid w:val="00070652"/>
    <w:rsid w:val="00070672"/>
    <w:rsid w:val="00070A1F"/>
    <w:rsid w:val="000710B3"/>
    <w:rsid w:val="00071502"/>
    <w:rsid w:val="00071884"/>
    <w:rsid w:val="00071B2A"/>
    <w:rsid w:val="00072130"/>
    <w:rsid w:val="0007285B"/>
    <w:rsid w:val="00072A3E"/>
    <w:rsid w:val="00072C83"/>
    <w:rsid w:val="00073297"/>
    <w:rsid w:val="000736A2"/>
    <w:rsid w:val="000736F1"/>
    <w:rsid w:val="000737B4"/>
    <w:rsid w:val="00073D8B"/>
    <w:rsid w:val="00073E9E"/>
    <w:rsid w:val="0007403F"/>
    <w:rsid w:val="0007414F"/>
    <w:rsid w:val="000741A5"/>
    <w:rsid w:val="000744F1"/>
    <w:rsid w:val="0007489F"/>
    <w:rsid w:val="000748B6"/>
    <w:rsid w:val="000756D1"/>
    <w:rsid w:val="00075798"/>
    <w:rsid w:val="00075BDE"/>
    <w:rsid w:val="00075D93"/>
    <w:rsid w:val="00075F5A"/>
    <w:rsid w:val="00076120"/>
    <w:rsid w:val="0007619D"/>
    <w:rsid w:val="000761D8"/>
    <w:rsid w:val="000765D3"/>
    <w:rsid w:val="000766DA"/>
    <w:rsid w:val="00076D13"/>
    <w:rsid w:val="00076E0D"/>
    <w:rsid w:val="00076E80"/>
    <w:rsid w:val="00076F71"/>
    <w:rsid w:val="0007724E"/>
    <w:rsid w:val="000773CA"/>
    <w:rsid w:val="000776DB"/>
    <w:rsid w:val="000778F1"/>
    <w:rsid w:val="00077FDE"/>
    <w:rsid w:val="000803B3"/>
    <w:rsid w:val="000804E1"/>
    <w:rsid w:val="000806C7"/>
    <w:rsid w:val="00080DF3"/>
    <w:rsid w:val="00081095"/>
    <w:rsid w:val="000819CD"/>
    <w:rsid w:val="00081AD5"/>
    <w:rsid w:val="00081B25"/>
    <w:rsid w:val="00081C9D"/>
    <w:rsid w:val="0008234F"/>
    <w:rsid w:val="000827B8"/>
    <w:rsid w:val="00082AEB"/>
    <w:rsid w:val="00082CAB"/>
    <w:rsid w:val="00083086"/>
    <w:rsid w:val="00083860"/>
    <w:rsid w:val="00083B86"/>
    <w:rsid w:val="00083C52"/>
    <w:rsid w:val="00083E9D"/>
    <w:rsid w:val="0008403F"/>
    <w:rsid w:val="0008443B"/>
    <w:rsid w:val="0008448E"/>
    <w:rsid w:val="00084A8E"/>
    <w:rsid w:val="00085097"/>
    <w:rsid w:val="00085542"/>
    <w:rsid w:val="00086107"/>
    <w:rsid w:val="000861B4"/>
    <w:rsid w:val="00086366"/>
    <w:rsid w:val="0008684B"/>
    <w:rsid w:val="000870B1"/>
    <w:rsid w:val="00087115"/>
    <w:rsid w:val="0008727D"/>
    <w:rsid w:val="00087656"/>
    <w:rsid w:val="00087AF4"/>
    <w:rsid w:val="00087C02"/>
    <w:rsid w:val="000903DF"/>
    <w:rsid w:val="000904A3"/>
    <w:rsid w:val="0009066A"/>
    <w:rsid w:val="00090799"/>
    <w:rsid w:val="00090C69"/>
    <w:rsid w:val="00090E7E"/>
    <w:rsid w:val="000911C4"/>
    <w:rsid w:val="0009143E"/>
    <w:rsid w:val="00091604"/>
    <w:rsid w:val="0009184A"/>
    <w:rsid w:val="00091984"/>
    <w:rsid w:val="00091A04"/>
    <w:rsid w:val="00091DDA"/>
    <w:rsid w:val="00091F02"/>
    <w:rsid w:val="00091F22"/>
    <w:rsid w:val="000920DA"/>
    <w:rsid w:val="000923B2"/>
    <w:rsid w:val="000927BC"/>
    <w:rsid w:val="000929D7"/>
    <w:rsid w:val="00092BE6"/>
    <w:rsid w:val="00092C4C"/>
    <w:rsid w:val="00092ED3"/>
    <w:rsid w:val="00093245"/>
    <w:rsid w:val="00093B64"/>
    <w:rsid w:val="00093F56"/>
    <w:rsid w:val="00094759"/>
    <w:rsid w:val="000947BB"/>
    <w:rsid w:val="0009486B"/>
    <w:rsid w:val="00094A4C"/>
    <w:rsid w:val="00094BA8"/>
    <w:rsid w:val="00094FF4"/>
    <w:rsid w:val="000953F9"/>
    <w:rsid w:val="0009623A"/>
    <w:rsid w:val="000963F0"/>
    <w:rsid w:val="00096477"/>
    <w:rsid w:val="00096814"/>
    <w:rsid w:val="000968D3"/>
    <w:rsid w:val="00096C41"/>
    <w:rsid w:val="00096E61"/>
    <w:rsid w:val="0009708C"/>
    <w:rsid w:val="00097143"/>
    <w:rsid w:val="0009716C"/>
    <w:rsid w:val="0009761A"/>
    <w:rsid w:val="00097EAF"/>
    <w:rsid w:val="000A02B4"/>
    <w:rsid w:val="000A05B3"/>
    <w:rsid w:val="000A0712"/>
    <w:rsid w:val="000A0A55"/>
    <w:rsid w:val="000A0D29"/>
    <w:rsid w:val="000A13DD"/>
    <w:rsid w:val="000A13EA"/>
    <w:rsid w:val="000A19AC"/>
    <w:rsid w:val="000A1B75"/>
    <w:rsid w:val="000A2248"/>
    <w:rsid w:val="000A2512"/>
    <w:rsid w:val="000A25D7"/>
    <w:rsid w:val="000A2B20"/>
    <w:rsid w:val="000A2CC2"/>
    <w:rsid w:val="000A2CCD"/>
    <w:rsid w:val="000A2E34"/>
    <w:rsid w:val="000A2FB3"/>
    <w:rsid w:val="000A30E9"/>
    <w:rsid w:val="000A336B"/>
    <w:rsid w:val="000A35DE"/>
    <w:rsid w:val="000A36CB"/>
    <w:rsid w:val="000A3ACB"/>
    <w:rsid w:val="000A4309"/>
    <w:rsid w:val="000A435A"/>
    <w:rsid w:val="000A43A7"/>
    <w:rsid w:val="000A4672"/>
    <w:rsid w:val="000A4803"/>
    <w:rsid w:val="000A4A3C"/>
    <w:rsid w:val="000A4F78"/>
    <w:rsid w:val="000A4FBB"/>
    <w:rsid w:val="000A53A0"/>
    <w:rsid w:val="000A554C"/>
    <w:rsid w:val="000A5836"/>
    <w:rsid w:val="000A5E88"/>
    <w:rsid w:val="000A5E96"/>
    <w:rsid w:val="000A6161"/>
    <w:rsid w:val="000A646B"/>
    <w:rsid w:val="000A647F"/>
    <w:rsid w:val="000A68FF"/>
    <w:rsid w:val="000A6B00"/>
    <w:rsid w:val="000A6D96"/>
    <w:rsid w:val="000A703A"/>
    <w:rsid w:val="000A7513"/>
    <w:rsid w:val="000A7778"/>
    <w:rsid w:val="000A7E91"/>
    <w:rsid w:val="000B01D5"/>
    <w:rsid w:val="000B04C0"/>
    <w:rsid w:val="000B04F0"/>
    <w:rsid w:val="000B0632"/>
    <w:rsid w:val="000B067A"/>
    <w:rsid w:val="000B091A"/>
    <w:rsid w:val="000B0947"/>
    <w:rsid w:val="000B0A39"/>
    <w:rsid w:val="000B0E2F"/>
    <w:rsid w:val="000B1151"/>
    <w:rsid w:val="000B138B"/>
    <w:rsid w:val="000B153B"/>
    <w:rsid w:val="000B1812"/>
    <w:rsid w:val="000B1AE2"/>
    <w:rsid w:val="000B1D44"/>
    <w:rsid w:val="000B1D89"/>
    <w:rsid w:val="000B2425"/>
    <w:rsid w:val="000B27B6"/>
    <w:rsid w:val="000B2844"/>
    <w:rsid w:val="000B2918"/>
    <w:rsid w:val="000B2A42"/>
    <w:rsid w:val="000B2EFE"/>
    <w:rsid w:val="000B302F"/>
    <w:rsid w:val="000B3353"/>
    <w:rsid w:val="000B336F"/>
    <w:rsid w:val="000B36C1"/>
    <w:rsid w:val="000B3AB6"/>
    <w:rsid w:val="000B3B16"/>
    <w:rsid w:val="000B3B57"/>
    <w:rsid w:val="000B3D54"/>
    <w:rsid w:val="000B43E2"/>
    <w:rsid w:val="000B4402"/>
    <w:rsid w:val="000B45FE"/>
    <w:rsid w:val="000B4792"/>
    <w:rsid w:val="000B4842"/>
    <w:rsid w:val="000B48D1"/>
    <w:rsid w:val="000B4900"/>
    <w:rsid w:val="000B4DC2"/>
    <w:rsid w:val="000B506E"/>
    <w:rsid w:val="000B5406"/>
    <w:rsid w:val="000B5AAF"/>
    <w:rsid w:val="000B5E3B"/>
    <w:rsid w:val="000B6460"/>
    <w:rsid w:val="000B647D"/>
    <w:rsid w:val="000B6B8A"/>
    <w:rsid w:val="000B70CD"/>
    <w:rsid w:val="000B75F8"/>
    <w:rsid w:val="000B7AC5"/>
    <w:rsid w:val="000B7C89"/>
    <w:rsid w:val="000B7D80"/>
    <w:rsid w:val="000C02CA"/>
    <w:rsid w:val="000C0854"/>
    <w:rsid w:val="000C0AF0"/>
    <w:rsid w:val="000C0D58"/>
    <w:rsid w:val="000C1257"/>
    <w:rsid w:val="000C1B5D"/>
    <w:rsid w:val="000C1C95"/>
    <w:rsid w:val="000C1D3E"/>
    <w:rsid w:val="000C3307"/>
    <w:rsid w:val="000C344F"/>
    <w:rsid w:val="000C3515"/>
    <w:rsid w:val="000C3723"/>
    <w:rsid w:val="000C3911"/>
    <w:rsid w:val="000C3AEB"/>
    <w:rsid w:val="000C3DB2"/>
    <w:rsid w:val="000C3DC4"/>
    <w:rsid w:val="000C3E4F"/>
    <w:rsid w:val="000C3E80"/>
    <w:rsid w:val="000C439B"/>
    <w:rsid w:val="000C4751"/>
    <w:rsid w:val="000C4B58"/>
    <w:rsid w:val="000C4C26"/>
    <w:rsid w:val="000C4CB3"/>
    <w:rsid w:val="000C502F"/>
    <w:rsid w:val="000C5095"/>
    <w:rsid w:val="000C5105"/>
    <w:rsid w:val="000C56D1"/>
    <w:rsid w:val="000C571B"/>
    <w:rsid w:val="000C5C29"/>
    <w:rsid w:val="000C5DF5"/>
    <w:rsid w:val="000C5E24"/>
    <w:rsid w:val="000C5EE9"/>
    <w:rsid w:val="000C60E1"/>
    <w:rsid w:val="000C62B2"/>
    <w:rsid w:val="000C6445"/>
    <w:rsid w:val="000C64CA"/>
    <w:rsid w:val="000C6A90"/>
    <w:rsid w:val="000C6DD0"/>
    <w:rsid w:val="000C70F0"/>
    <w:rsid w:val="000C72C9"/>
    <w:rsid w:val="000C7573"/>
    <w:rsid w:val="000C7A1A"/>
    <w:rsid w:val="000D005D"/>
    <w:rsid w:val="000D0803"/>
    <w:rsid w:val="000D0820"/>
    <w:rsid w:val="000D0AA7"/>
    <w:rsid w:val="000D0F16"/>
    <w:rsid w:val="000D10D4"/>
    <w:rsid w:val="000D1152"/>
    <w:rsid w:val="000D120A"/>
    <w:rsid w:val="000D12AF"/>
    <w:rsid w:val="000D12C5"/>
    <w:rsid w:val="000D12D1"/>
    <w:rsid w:val="000D155A"/>
    <w:rsid w:val="000D1670"/>
    <w:rsid w:val="000D192D"/>
    <w:rsid w:val="000D1E53"/>
    <w:rsid w:val="000D2055"/>
    <w:rsid w:val="000D2508"/>
    <w:rsid w:val="000D252C"/>
    <w:rsid w:val="000D27A5"/>
    <w:rsid w:val="000D2C28"/>
    <w:rsid w:val="000D2C76"/>
    <w:rsid w:val="000D2F0D"/>
    <w:rsid w:val="000D32DF"/>
    <w:rsid w:val="000D33AE"/>
    <w:rsid w:val="000D349B"/>
    <w:rsid w:val="000D3579"/>
    <w:rsid w:val="000D3CD7"/>
    <w:rsid w:val="000D4071"/>
    <w:rsid w:val="000D4229"/>
    <w:rsid w:val="000D427B"/>
    <w:rsid w:val="000D4280"/>
    <w:rsid w:val="000D432B"/>
    <w:rsid w:val="000D4473"/>
    <w:rsid w:val="000D4543"/>
    <w:rsid w:val="000D4B79"/>
    <w:rsid w:val="000D4C14"/>
    <w:rsid w:val="000D4CA1"/>
    <w:rsid w:val="000D51B1"/>
    <w:rsid w:val="000D5223"/>
    <w:rsid w:val="000D5229"/>
    <w:rsid w:val="000D5700"/>
    <w:rsid w:val="000D58EB"/>
    <w:rsid w:val="000D5BB9"/>
    <w:rsid w:val="000D5D2A"/>
    <w:rsid w:val="000D61A5"/>
    <w:rsid w:val="000D62F3"/>
    <w:rsid w:val="000D6894"/>
    <w:rsid w:val="000D68B6"/>
    <w:rsid w:val="000D6B69"/>
    <w:rsid w:val="000D6B95"/>
    <w:rsid w:val="000D6F37"/>
    <w:rsid w:val="000D76CA"/>
    <w:rsid w:val="000D780A"/>
    <w:rsid w:val="000D7B10"/>
    <w:rsid w:val="000D7BD4"/>
    <w:rsid w:val="000D7C36"/>
    <w:rsid w:val="000E016E"/>
    <w:rsid w:val="000E03AA"/>
    <w:rsid w:val="000E1067"/>
    <w:rsid w:val="000E1184"/>
    <w:rsid w:val="000E1397"/>
    <w:rsid w:val="000E17AB"/>
    <w:rsid w:val="000E1C13"/>
    <w:rsid w:val="000E1C2D"/>
    <w:rsid w:val="000E1D14"/>
    <w:rsid w:val="000E1F69"/>
    <w:rsid w:val="000E1FCA"/>
    <w:rsid w:val="000E217B"/>
    <w:rsid w:val="000E24B9"/>
    <w:rsid w:val="000E2559"/>
    <w:rsid w:val="000E2574"/>
    <w:rsid w:val="000E2A8B"/>
    <w:rsid w:val="000E2B64"/>
    <w:rsid w:val="000E2C10"/>
    <w:rsid w:val="000E3120"/>
    <w:rsid w:val="000E3262"/>
    <w:rsid w:val="000E341B"/>
    <w:rsid w:val="000E345C"/>
    <w:rsid w:val="000E3838"/>
    <w:rsid w:val="000E3868"/>
    <w:rsid w:val="000E3A2D"/>
    <w:rsid w:val="000E3DCE"/>
    <w:rsid w:val="000E3F8B"/>
    <w:rsid w:val="000E40F5"/>
    <w:rsid w:val="000E45BB"/>
    <w:rsid w:val="000E4D60"/>
    <w:rsid w:val="000E540D"/>
    <w:rsid w:val="000E55E3"/>
    <w:rsid w:val="000E5754"/>
    <w:rsid w:val="000E5A92"/>
    <w:rsid w:val="000E5EC6"/>
    <w:rsid w:val="000E5F95"/>
    <w:rsid w:val="000E610E"/>
    <w:rsid w:val="000E63C6"/>
    <w:rsid w:val="000E6518"/>
    <w:rsid w:val="000E669E"/>
    <w:rsid w:val="000E6754"/>
    <w:rsid w:val="000E6D7A"/>
    <w:rsid w:val="000E730C"/>
    <w:rsid w:val="000E756D"/>
    <w:rsid w:val="000E7631"/>
    <w:rsid w:val="000E76D8"/>
    <w:rsid w:val="000E78B1"/>
    <w:rsid w:val="000E7940"/>
    <w:rsid w:val="000E7A48"/>
    <w:rsid w:val="000E7ACD"/>
    <w:rsid w:val="000F0687"/>
    <w:rsid w:val="000F0828"/>
    <w:rsid w:val="000F0980"/>
    <w:rsid w:val="000F107A"/>
    <w:rsid w:val="000F11CC"/>
    <w:rsid w:val="000F15EF"/>
    <w:rsid w:val="000F1AF4"/>
    <w:rsid w:val="000F22FE"/>
    <w:rsid w:val="000F26CD"/>
    <w:rsid w:val="000F2AE3"/>
    <w:rsid w:val="000F2C00"/>
    <w:rsid w:val="000F2C98"/>
    <w:rsid w:val="000F2E0F"/>
    <w:rsid w:val="000F304D"/>
    <w:rsid w:val="000F31EB"/>
    <w:rsid w:val="000F3426"/>
    <w:rsid w:val="000F362D"/>
    <w:rsid w:val="000F3A08"/>
    <w:rsid w:val="000F3B8A"/>
    <w:rsid w:val="000F3DC6"/>
    <w:rsid w:val="000F3DE2"/>
    <w:rsid w:val="000F3F4C"/>
    <w:rsid w:val="000F3FA2"/>
    <w:rsid w:val="000F3FF5"/>
    <w:rsid w:val="000F40AE"/>
    <w:rsid w:val="000F41F7"/>
    <w:rsid w:val="000F4350"/>
    <w:rsid w:val="000F4AC0"/>
    <w:rsid w:val="000F534E"/>
    <w:rsid w:val="000F578A"/>
    <w:rsid w:val="000F5872"/>
    <w:rsid w:val="000F5993"/>
    <w:rsid w:val="000F5F81"/>
    <w:rsid w:val="000F62A7"/>
    <w:rsid w:val="000F68C0"/>
    <w:rsid w:val="000F6A40"/>
    <w:rsid w:val="000F6C0C"/>
    <w:rsid w:val="000F6E04"/>
    <w:rsid w:val="000F6E29"/>
    <w:rsid w:val="000F6F49"/>
    <w:rsid w:val="000F6FD6"/>
    <w:rsid w:val="000F70AC"/>
    <w:rsid w:val="000F74E8"/>
    <w:rsid w:val="000F767B"/>
    <w:rsid w:val="000F7B40"/>
    <w:rsid w:val="000F7B9D"/>
    <w:rsid w:val="000F7D8C"/>
    <w:rsid w:val="000F7E9F"/>
    <w:rsid w:val="000F7EF0"/>
    <w:rsid w:val="001004DA"/>
    <w:rsid w:val="00100650"/>
    <w:rsid w:val="001007A3"/>
    <w:rsid w:val="00100C73"/>
    <w:rsid w:val="00100E16"/>
    <w:rsid w:val="00100EC4"/>
    <w:rsid w:val="00100F7B"/>
    <w:rsid w:val="00101183"/>
    <w:rsid w:val="00101C3F"/>
    <w:rsid w:val="00101D24"/>
    <w:rsid w:val="0010208C"/>
    <w:rsid w:val="00102112"/>
    <w:rsid w:val="001031FC"/>
    <w:rsid w:val="001034B0"/>
    <w:rsid w:val="00103986"/>
    <w:rsid w:val="00103CBC"/>
    <w:rsid w:val="00103D2A"/>
    <w:rsid w:val="0010401E"/>
    <w:rsid w:val="001040E2"/>
    <w:rsid w:val="001040FA"/>
    <w:rsid w:val="00104191"/>
    <w:rsid w:val="001042A0"/>
    <w:rsid w:val="00104775"/>
    <w:rsid w:val="00104868"/>
    <w:rsid w:val="00104E8E"/>
    <w:rsid w:val="00104F07"/>
    <w:rsid w:val="00104F40"/>
    <w:rsid w:val="00105298"/>
    <w:rsid w:val="00105C0A"/>
    <w:rsid w:val="00105ED8"/>
    <w:rsid w:val="00106274"/>
    <w:rsid w:val="001062C8"/>
    <w:rsid w:val="00106300"/>
    <w:rsid w:val="00106373"/>
    <w:rsid w:val="0010651B"/>
    <w:rsid w:val="0010670E"/>
    <w:rsid w:val="00106D51"/>
    <w:rsid w:val="00106FCC"/>
    <w:rsid w:val="0010713F"/>
    <w:rsid w:val="0010737D"/>
    <w:rsid w:val="0010756E"/>
    <w:rsid w:val="00107AD6"/>
    <w:rsid w:val="00107B12"/>
    <w:rsid w:val="00107C7B"/>
    <w:rsid w:val="0011031B"/>
    <w:rsid w:val="0011104F"/>
    <w:rsid w:val="001113EA"/>
    <w:rsid w:val="00111775"/>
    <w:rsid w:val="00111A05"/>
    <w:rsid w:val="00111B0C"/>
    <w:rsid w:val="00111E76"/>
    <w:rsid w:val="00112063"/>
    <w:rsid w:val="00112539"/>
    <w:rsid w:val="0011275E"/>
    <w:rsid w:val="001127C5"/>
    <w:rsid w:val="0011296E"/>
    <w:rsid w:val="00112982"/>
    <w:rsid w:val="00112B55"/>
    <w:rsid w:val="00112E3A"/>
    <w:rsid w:val="00112EE2"/>
    <w:rsid w:val="001130C8"/>
    <w:rsid w:val="001132FC"/>
    <w:rsid w:val="00113703"/>
    <w:rsid w:val="001137C8"/>
    <w:rsid w:val="00113B6E"/>
    <w:rsid w:val="00114569"/>
    <w:rsid w:val="0011456B"/>
    <w:rsid w:val="001148B7"/>
    <w:rsid w:val="00114A38"/>
    <w:rsid w:val="00114D8E"/>
    <w:rsid w:val="00114F7F"/>
    <w:rsid w:val="0011500A"/>
    <w:rsid w:val="00115097"/>
    <w:rsid w:val="00115680"/>
    <w:rsid w:val="001158D9"/>
    <w:rsid w:val="00115934"/>
    <w:rsid w:val="001159FE"/>
    <w:rsid w:val="00115EA6"/>
    <w:rsid w:val="00116378"/>
    <w:rsid w:val="00116435"/>
    <w:rsid w:val="001169FC"/>
    <w:rsid w:val="00116A80"/>
    <w:rsid w:val="0011724E"/>
    <w:rsid w:val="001173E4"/>
    <w:rsid w:val="00117403"/>
    <w:rsid w:val="001175AF"/>
    <w:rsid w:val="00117833"/>
    <w:rsid w:val="00117BAB"/>
    <w:rsid w:val="00117D07"/>
    <w:rsid w:val="00120060"/>
    <w:rsid w:val="0012022A"/>
    <w:rsid w:val="00120543"/>
    <w:rsid w:val="001205F9"/>
    <w:rsid w:val="0012064F"/>
    <w:rsid w:val="00120EB7"/>
    <w:rsid w:val="00121118"/>
    <w:rsid w:val="00121804"/>
    <w:rsid w:val="00121B37"/>
    <w:rsid w:val="00121BCE"/>
    <w:rsid w:val="00121DDC"/>
    <w:rsid w:val="00121E3C"/>
    <w:rsid w:val="00122108"/>
    <w:rsid w:val="001221AA"/>
    <w:rsid w:val="001222C2"/>
    <w:rsid w:val="001223B1"/>
    <w:rsid w:val="0012274E"/>
    <w:rsid w:val="00122A44"/>
    <w:rsid w:val="00122C2C"/>
    <w:rsid w:val="00123129"/>
    <w:rsid w:val="001234A6"/>
    <w:rsid w:val="0012356C"/>
    <w:rsid w:val="0012369C"/>
    <w:rsid w:val="0012392F"/>
    <w:rsid w:val="00123E69"/>
    <w:rsid w:val="00123E6B"/>
    <w:rsid w:val="00123FC2"/>
    <w:rsid w:val="00124221"/>
    <w:rsid w:val="00124401"/>
    <w:rsid w:val="001244BF"/>
    <w:rsid w:val="0012466D"/>
    <w:rsid w:val="001246FE"/>
    <w:rsid w:val="001249FB"/>
    <w:rsid w:val="0012511C"/>
    <w:rsid w:val="00125293"/>
    <w:rsid w:val="00125803"/>
    <w:rsid w:val="00125871"/>
    <w:rsid w:val="00125B70"/>
    <w:rsid w:val="00125BCA"/>
    <w:rsid w:val="00125C9F"/>
    <w:rsid w:val="00125FE1"/>
    <w:rsid w:val="00126334"/>
    <w:rsid w:val="0012661B"/>
    <w:rsid w:val="00126944"/>
    <w:rsid w:val="00126B1C"/>
    <w:rsid w:val="001277FD"/>
    <w:rsid w:val="00127963"/>
    <w:rsid w:val="001302DC"/>
    <w:rsid w:val="0013044D"/>
    <w:rsid w:val="00130E03"/>
    <w:rsid w:val="001311D7"/>
    <w:rsid w:val="0013120D"/>
    <w:rsid w:val="0013172C"/>
    <w:rsid w:val="001317A5"/>
    <w:rsid w:val="00131819"/>
    <w:rsid w:val="001319EE"/>
    <w:rsid w:val="00131A92"/>
    <w:rsid w:val="00131B77"/>
    <w:rsid w:val="00131C04"/>
    <w:rsid w:val="00131EA8"/>
    <w:rsid w:val="0013230D"/>
    <w:rsid w:val="00132630"/>
    <w:rsid w:val="001326E6"/>
    <w:rsid w:val="0013291F"/>
    <w:rsid w:val="001329C0"/>
    <w:rsid w:val="00132DFC"/>
    <w:rsid w:val="00132E8F"/>
    <w:rsid w:val="001330EB"/>
    <w:rsid w:val="001332F1"/>
    <w:rsid w:val="001333B8"/>
    <w:rsid w:val="0013443B"/>
    <w:rsid w:val="00134561"/>
    <w:rsid w:val="00134B61"/>
    <w:rsid w:val="00134F09"/>
    <w:rsid w:val="0013549A"/>
    <w:rsid w:val="001354CD"/>
    <w:rsid w:val="00135ADD"/>
    <w:rsid w:val="00135AFF"/>
    <w:rsid w:val="00135C70"/>
    <w:rsid w:val="00136730"/>
    <w:rsid w:val="0013673C"/>
    <w:rsid w:val="00136ADB"/>
    <w:rsid w:val="00136C06"/>
    <w:rsid w:val="00136DD0"/>
    <w:rsid w:val="00137060"/>
    <w:rsid w:val="001373A4"/>
    <w:rsid w:val="001378F7"/>
    <w:rsid w:val="00137A14"/>
    <w:rsid w:val="00137D38"/>
    <w:rsid w:val="00137D56"/>
    <w:rsid w:val="00137DF2"/>
    <w:rsid w:val="00137F20"/>
    <w:rsid w:val="00137FDD"/>
    <w:rsid w:val="0014067D"/>
    <w:rsid w:val="0014095D"/>
    <w:rsid w:val="00140A67"/>
    <w:rsid w:val="00140F9E"/>
    <w:rsid w:val="00141375"/>
    <w:rsid w:val="00141451"/>
    <w:rsid w:val="00141535"/>
    <w:rsid w:val="00141715"/>
    <w:rsid w:val="00141A5F"/>
    <w:rsid w:val="00141CC7"/>
    <w:rsid w:val="00141D08"/>
    <w:rsid w:val="00142371"/>
    <w:rsid w:val="0014247C"/>
    <w:rsid w:val="001428E3"/>
    <w:rsid w:val="00142BAE"/>
    <w:rsid w:val="00142D99"/>
    <w:rsid w:val="001432EA"/>
    <w:rsid w:val="00143561"/>
    <w:rsid w:val="001437B2"/>
    <w:rsid w:val="00143858"/>
    <w:rsid w:val="00143F35"/>
    <w:rsid w:val="00144045"/>
    <w:rsid w:val="0014405D"/>
    <w:rsid w:val="0014409F"/>
    <w:rsid w:val="00144141"/>
    <w:rsid w:val="00144D20"/>
    <w:rsid w:val="001451EE"/>
    <w:rsid w:val="001453A6"/>
    <w:rsid w:val="001457F6"/>
    <w:rsid w:val="001459BA"/>
    <w:rsid w:val="00145D0C"/>
    <w:rsid w:val="00146125"/>
    <w:rsid w:val="001464E1"/>
    <w:rsid w:val="0014669E"/>
    <w:rsid w:val="00146CD3"/>
    <w:rsid w:val="00146E30"/>
    <w:rsid w:val="00147BEB"/>
    <w:rsid w:val="0015000F"/>
    <w:rsid w:val="00150404"/>
    <w:rsid w:val="001506F2"/>
    <w:rsid w:val="001506FD"/>
    <w:rsid w:val="001507E8"/>
    <w:rsid w:val="00150A4A"/>
    <w:rsid w:val="00150B11"/>
    <w:rsid w:val="00150EC9"/>
    <w:rsid w:val="00150F6C"/>
    <w:rsid w:val="001510BB"/>
    <w:rsid w:val="00151467"/>
    <w:rsid w:val="00151805"/>
    <w:rsid w:val="00151897"/>
    <w:rsid w:val="00151B17"/>
    <w:rsid w:val="00151C69"/>
    <w:rsid w:val="0015221F"/>
    <w:rsid w:val="00152314"/>
    <w:rsid w:val="00152C74"/>
    <w:rsid w:val="00152FC3"/>
    <w:rsid w:val="00152FD3"/>
    <w:rsid w:val="001533C9"/>
    <w:rsid w:val="00153401"/>
    <w:rsid w:val="00153403"/>
    <w:rsid w:val="00153E84"/>
    <w:rsid w:val="00154233"/>
    <w:rsid w:val="001545D0"/>
    <w:rsid w:val="00154620"/>
    <w:rsid w:val="0015466F"/>
    <w:rsid w:val="00154860"/>
    <w:rsid w:val="001548F6"/>
    <w:rsid w:val="00154B20"/>
    <w:rsid w:val="00154BC8"/>
    <w:rsid w:val="00154DC3"/>
    <w:rsid w:val="00154F9F"/>
    <w:rsid w:val="00155465"/>
    <w:rsid w:val="00155590"/>
    <w:rsid w:val="00155BAB"/>
    <w:rsid w:val="00155BCD"/>
    <w:rsid w:val="001561B6"/>
    <w:rsid w:val="001565FA"/>
    <w:rsid w:val="001566DF"/>
    <w:rsid w:val="001567A8"/>
    <w:rsid w:val="00156925"/>
    <w:rsid w:val="00156CA6"/>
    <w:rsid w:val="00156D0A"/>
    <w:rsid w:val="0015724D"/>
    <w:rsid w:val="00157354"/>
    <w:rsid w:val="00157428"/>
    <w:rsid w:val="001574C7"/>
    <w:rsid w:val="00157C32"/>
    <w:rsid w:val="00157DB2"/>
    <w:rsid w:val="00157E91"/>
    <w:rsid w:val="00157EDE"/>
    <w:rsid w:val="001604FF"/>
    <w:rsid w:val="00160C01"/>
    <w:rsid w:val="00160C78"/>
    <w:rsid w:val="001612CF"/>
    <w:rsid w:val="001613D8"/>
    <w:rsid w:val="0016146F"/>
    <w:rsid w:val="001614DA"/>
    <w:rsid w:val="00161534"/>
    <w:rsid w:val="00162154"/>
    <w:rsid w:val="001621A4"/>
    <w:rsid w:val="001621B8"/>
    <w:rsid w:val="001623C5"/>
    <w:rsid w:val="00162576"/>
    <w:rsid w:val="00162602"/>
    <w:rsid w:val="00162725"/>
    <w:rsid w:val="00162A6D"/>
    <w:rsid w:val="00162C71"/>
    <w:rsid w:val="001634F3"/>
    <w:rsid w:val="00163508"/>
    <w:rsid w:val="00163518"/>
    <w:rsid w:val="00163607"/>
    <w:rsid w:val="00163BC7"/>
    <w:rsid w:val="00163CC0"/>
    <w:rsid w:val="00163D13"/>
    <w:rsid w:val="00163E9B"/>
    <w:rsid w:val="00163EF2"/>
    <w:rsid w:val="0016441F"/>
    <w:rsid w:val="0016443E"/>
    <w:rsid w:val="0016494E"/>
    <w:rsid w:val="00164B71"/>
    <w:rsid w:val="00164B9E"/>
    <w:rsid w:val="00164DD8"/>
    <w:rsid w:val="00165172"/>
    <w:rsid w:val="001653FC"/>
    <w:rsid w:val="001656D9"/>
    <w:rsid w:val="0016594F"/>
    <w:rsid w:val="00165B4A"/>
    <w:rsid w:val="00165C6E"/>
    <w:rsid w:val="001661EF"/>
    <w:rsid w:val="001664F2"/>
    <w:rsid w:val="001666E5"/>
    <w:rsid w:val="00167019"/>
    <w:rsid w:val="0016702E"/>
    <w:rsid w:val="0016712F"/>
    <w:rsid w:val="00167351"/>
    <w:rsid w:val="001676D0"/>
    <w:rsid w:val="00167972"/>
    <w:rsid w:val="001679DB"/>
    <w:rsid w:val="00167B17"/>
    <w:rsid w:val="00167E8F"/>
    <w:rsid w:val="00167F84"/>
    <w:rsid w:val="00170022"/>
    <w:rsid w:val="0017013A"/>
    <w:rsid w:val="001703C9"/>
    <w:rsid w:val="00170643"/>
    <w:rsid w:val="00170BB7"/>
    <w:rsid w:val="00170CD7"/>
    <w:rsid w:val="00170D41"/>
    <w:rsid w:val="00170D7D"/>
    <w:rsid w:val="00171396"/>
    <w:rsid w:val="001713C3"/>
    <w:rsid w:val="0017143E"/>
    <w:rsid w:val="001714D2"/>
    <w:rsid w:val="00171531"/>
    <w:rsid w:val="001715B2"/>
    <w:rsid w:val="0017195B"/>
    <w:rsid w:val="001724E1"/>
    <w:rsid w:val="00172503"/>
    <w:rsid w:val="001725E8"/>
    <w:rsid w:val="00172699"/>
    <w:rsid w:val="00172725"/>
    <w:rsid w:val="0017287F"/>
    <w:rsid w:val="00172CE5"/>
    <w:rsid w:val="0017300F"/>
    <w:rsid w:val="001735C1"/>
    <w:rsid w:val="00173909"/>
    <w:rsid w:val="0017398E"/>
    <w:rsid w:val="00173BC1"/>
    <w:rsid w:val="00173C56"/>
    <w:rsid w:val="001740F2"/>
    <w:rsid w:val="00174594"/>
    <w:rsid w:val="00174749"/>
    <w:rsid w:val="00174B5D"/>
    <w:rsid w:val="00174E36"/>
    <w:rsid w:val="001750CD"/>
    <w:rsid w:val="00175275"/>
    <w:rsid w:val="001755D9"/>
    <w:rsid w:val="00175610"/>
    <w:rsid w:val="001758B4"/>
    <w:rsid w:val="00175AC7"/>
    <w:rsid w:val="00175DB5"/>
    <w:rsid w:val="00175F21"/>
    <w:rsid w:val="001761CB"/>
    <w:rsid w:val="00176731"/>
    <w:rsid w:val="0017695A"/>
    <w:rsid w:val="0017696A"/>
    <w:rsid w:val="001769D5"/>
    <w:rsid w:val="00176FDE"/>
    <w:rsid w:val="0017712D"/>
    <w:rsid w:val="00177172"/>
    <w:rsid w:val="001772D3"/>
    <w:rsid w:val="001774F5"/>
    <w:rsid w:val="001775AE"/>
    <w:rsid w:val="00177C5B"/>
    <w:rsid w:val="00177CEC"/>
    <w:rsid w:val="00177D69"/>
    <w:rsid w:val="00180024"/>
    <w:rsid w:val="001806D0"/>
    <w:rsid w:val="001807CE"/>
    <w:rsid w:val="00180B51"/>
    <w:rsid w:val="00180DB9"/>
    <w:rsid w:val="0018111A"/>
    <w:rsid w:val="001816F7"/>
    <w:rsid w:val="0018190D"/>
    <w:rsid w:val="00181B3A"/>
    <w:rsid w:val="00181BDA"/>
    <w:rsid w:val="00181D15"/>
    <w:rsid w:val="00181F38"/>
    <w:rsid w:val="0018215F"/>
    <w:rsid w:val="0018296F"/>
    <w:rsid w:val="00182DB2"/>
    <w:rsid w:val="00182E34"/>
    <w:rsid w:val="0018319A"/>
    <w:rsid w:val="001831EA"/>
    <w:rsid w:val="001832DB"/>
    <w:rsid w:val="001834AC"/>
    <w:rsid w:val="00183CA2"/>
    <w:rsid w:val="00183CC7"/>
    <w:rsid w:val="00183CD2"/>
    <w:rsid w:val="00183D82"/>
    <w:rsid w:val="0018446C"/>
    <w:rsid w:val="001844C2"/>
    <w:rsid w:val="00184D79"/>
    <w:rsid w:val="00184E16"/>
    <w:rsid w:val="00184EF2"/>
    <w:rsid w:val="00185379"/>
    <w:rsid w:val="001857CF"/>
    <w:rsid w:val="001866EC"/>
    <w:rsid w:val="00186AD3"/>
    <w:rsid w:val="0018735E"/>
    <w:rsid w:val="00187AB8"/>
    <w:rsid w:val="00187BAA"/>
    <w:rsid w:val="00187D59"/>
    <w:rsid w:val="001903B5"/>
    <w:rsid w:val="001904B8"/>
    <w:rsid w:val="0019065D"/>
    <w:rsid w:val="0019068B"/>
    <w:rsid w:val="001909C1"/>
    <w:rsid w:val="00190B5B"/>
    <w:rsid w:val="00190BC6"/>
    <w:rsid w:val="00190E52"/>
    <w:rsid w:val="00190ECF"/>
    <w:rsid w:val="00191193"/>
    <w:rsid w:val="0019123A"/>
    <w:rsid w:val="00191484"/>
    <w:rsid w:val="001917F0"/>
    <w:rsid w:val="00191BBF"/>
    <w:rsid w:val="00191F8E"/>
    <w:rsid w:val="00192596"/>
    <w:rsid w:val="0019274C"/>
    <w:rsid w:val="00192ACB"/>
    <w:rsid w:val="001931AF"/>
    <w:rsid w:val="00193476"/>
    <w:rsid w:val="0019393E"/>
    <w:rsid w:val="00194078"/>
    <w:rsid w:val="00194759"/>
    <w:rsid w:val="00194E24"/>
    <w:rsid w:val="00195120"/>
    <w:rsid w:val="001955E5"/>
    <w:rsid w:val="0019562B"/>
    <w:rsid w:val="001956F9"/>
    <w:rsid w:val="0019574D"/>
    <w:rsid w:val="001957C0"/>
    <w:rsid w:val="00195807"/>
    <w:rsid w:val="00195FC0"/>
    <w:rsid w:val="0019607F"/>
    <w:rsid w:val="001961CF"/>
    <w:rsid w:val="00196403"/>
    <w:rsid w:val="00196609"/>
    <w:rsid w:val="001966A5"/>
    <w:rsid w:val="00196BF0"/>
    <w:rsid w:val="0019709D"/>
    <w:rsid w:val="00197586"/>
    <w:rsid w:val="001977C6"/>
    <w:rsid w:val="00197EE7"/>
    <w:rsid w:val="001A0152"/>
    <w:rsid w:val="001A0366"/>
    <w:rsid w:val="001A0374"/>
    <w:rsid w:val="001A062A"/>
    <w:rsid w:val="001A06FB"/>
    <w:rsid w:val="001A084F"/>
    <w:rsid w:val="001A08F4"/>
    <w:rsid w:val="001A0B3E"/>
    <w:rsid w:val="001A0CB0"/>
    <w:rsid w:val="001A0CD2"/>
    <w:rsid w:val="001A0FE2"/>
    <w:rsid w:val="001A111A"/>
    <w:rsid w:val="001A111E"/>
    <w:rsid w:val="001A126B"/>
    <w:rsid w:val="001A13D6"/>
    <w:rsid w:val="001A145C"/>
    <w:rsid w:val="001A1499"/>
    <w:rsid w:val="001A149D"/>
    <w:rsid w:val="001A1959"/>
    <w:rsid w:val="001A1D28"/>
    <w:rsid w:val="001A237B"/>
    <w:rsid w:val="001A25E1"/>
    <w:rsid w:val="001A2810"/>
    <w:rsid w:val="001A2854"/>
    <w:rsid w:val="001A2D48"/>
    <w:rsid w:val="001A2DD0"/>
    <w:rsid w:val="001A2E32"/>
    <w:rsid w:val="001A3172"/>
    <w:rsid w:val="001A3624"/>
    <w:rsid w:val="001A374A"/>
    <w:rsid w:val="001A3DD4"/>
    <w:rsid w:val="001A3DE4"/>
    <w:rsid w:val="001A3DFA"/>
    <w:rsid w:val="001A3E09"/>
    <w:rsid w:val="001A3F07"/>
    <w:rsid w:val="001A41A7"/>
    <w:rsid w:val="001A41B4"/>
    <w:rsid w:val="001A4329"/>
    <w:rsid w:val="001A4547"/>
    <w:rsid w:val="001A4706"/>
    <w:rsid w:val="001A4722"/>
    <w:rsid w:val="001A4AFB"/>
    <w:rsid w:val="001A4BBA"/>
    <w:rsid w:val="001A5891"/>
    <w:rsid w:val="001A5AA8"/>
    <w:rsid w:val="001A62E2"/>
    <w:rsid w:val="001A651A"/>
    <w:rsid w:val="001A6727"/>
    <w:rsid w:val="001A674F"/>
    <w:rsid w:val="001A6914"/>
    <w:rsid w:val="001A6EEA"/>
    <w:rsid w:val="001A71AF"/>
    <w:rsid w:val="001A741D"/>
    <w:rsid w:val="001A7503"/>
    <w:rsid w:val="001A7592"/>
    <w:rsid w:val="001A7A18"/>
    <w:rsid w:val="001A7BB2"/>
    <w:rsid w:val="001A7D30"/>
    <w:rsid w:val="001A7DF9"/>
    <w:rsid w:val="001B0883"/>
    <w:rsid w:val="001B105C"/>
    <w:rsid w:val="001B11CA"/>
    <w:rsid w:val="001B1CE9"/>
    <w:rsid w:val="001B2300"/>
    <w:rsid w:val="001B252E"/>
    <w:rsid w:val="001B2611"/>
    <w:rsid w:val="001B2B41"/>
    <w:rsid w:val="001B2C0D"/>
    <w:rsid w:val="001B2F92"/>
    <w:rsid w:val="001B3530"/>
    <w:rsid w:val="001B353F"/>
    <w:rsid w:val="001B3DB6"/>
    <w:rsid w:val="001B3DF8"/>
    <w:rsid w:val="001B3F0E"/>
    <w:rsid w:val="001B4036"/>
    <w:rsid w:val="001B41E5"/>
    <w:rsid w:val="001B4B3F"/>
    <w:rsid w:val="001B4C29"/>
    <w:rsid w:val="001B4FFB"/>
    <w:rsid w:val="001B50A2"/>
    <w:rsid w:val="001B523B"/>
    <w:rsid w:val="001B557C"/>
    <w:rsid w:val="001B56CC"/>
    <w:rsid w:val="001B592A"/>
    <w:rsid w:val="001B59CC"/>
    <w:rsid w:val="001B59DC"/>
    <w:rsid w:val="001B59DE"/>
    <w:rsid w:val="001B6041"/>
    <w:rsid w:val="001B6053"/>
    <w:rsid w:val="001B61AB"/>
    <w:rsid w:val="001B6209"/>
    <w:rsid w:val="001B65A9"/>
    <w:rsid w:val="001B6762"/>
    <w:rsid w:val="001B6A39"/>
    <w:rsid w:val="001B6C92"/>
    <w:rsid w:val="001B6CFC"/>
    <w:rsid w:val="001B6D55"/>
    <w:rsid w:val="001B72BA"/>
    <w:rsid w:val="001B7375"/>
    <w:rsid w:val="001B7A0F"/>
    <w:rsid w:val="001B7B48"/>
    <w:rsid w:val="001B7EA7"/>
    <w:rsid w:val="001B7F2F"/>
    <w:rsid w:val="001C000D"/>
    <w:rsid w:val="001C0344"/>
    <w:rsid w:val="001C08A4"/>
    <w:rsid w:val="001C09FE"/>
    <w:rsid w:val="001C0B79"/>
    <w:rsid w:val="001C1BDD"/>
    <w:rsid w:val="001C1D30"/>
    <w:rsid w:val="001C1DB4"/>
    <w:rsid w:val="001C1E97"/>
    <w:rsid w:val="001C2007"/>
    <w:rsid w:val="001C20A9"/>
    <w:rsid w:val="001C221E"/>
    <w:rsid w:val="001C2BA7"/>
    <w:rsid w:val="001C2C73"/>
    <w:rsid w:val="001C2C77"/>
    <w:rsid w:val="001C2D84"/>
    <w:rsid w:val="001C2E0D"/>
    <w:rsid w:val="001C2EE5"/>
    <w:rsid w:val="001C3837"/>
    <w:rsid w:val="001C391A"/>
    <w:rsid w:val="001C3974"/>
    <w:rsid w:val="001C40E2"/>
    <w:rsid w:val="001C4424"/>
    <w:rsid w:val="001C4DC8"/>
    <w:rsid w:val="001C517E"/>
    <w:rsid w:val="001C528A"/>
    <w:rsid w:val="001C56BC"/>
    <w:rsid w:val="001C58C2"/>
    <w:rsid w:val="001C5A7B"/>
    <w:rsid w:val="001C62B4"/>
    <w:rsid w:val="001C6616"/>
    <w:rsid w:val="001C6823"/>
    <w:rsid w:val="001C68BB"/>
    <w:rsid w:val="001C68E1"/>
    <w:rsid w:val="001C6D25"/>
    <w:rsid w:val="001C7426"/>
    <w:rsid w:val="001C748F"/>
    <w:rsid w:val="001C7808"/>
    <w:rsid w:val="001D0228"/>
    <w:rsid w:val="001D02D7"/>
    <w:rsid w:val="001D07E4"/>
    <w:rsid w:val="001D08CE"/>
    <w:rsid w:val="001D08E2"/>
    <w:rsid w:val="001D0A42"/>
    <w:rsid w:val="001D0B5B"/>
    <w:rsid w:val="001D0BBD"/>
    <w:rsid w:val="001D0FBB"/>
    <w:rsid w:val="001D16DF"/>
    <w:rsid w:val="001D16F7"/>
    <w:rsid w:val="001D17BF"/>
    <w:rsid w:val="001D1ADB"/>
    <w:rsid w:val="001D1EB0"/>
    <w:rsid w:val="001D1F19"/>
    <w:rsid w:val="001D2245"/>
    <w:rsid w:val="001D2858"/>
    <w:rsid w:val="001D2893"/>
    <w:rsid w:val="001D2C53"/>
    <w:rsid w:val="001D32A5"/>
    <w:rsid w:val="001D37DD"/>
    <w:rsid w:val="001D3AC1"/>
    <w:rsid w:val="001D3EF4"/>
    <w:rsid w:val="001D3F07"/>
    <w:rsid w:val="001D41B1"/>
    <w:rsid w:val="001D4613"/>
    <w:rsid w:val="001D495A"/>
    <w:rsid w:val="001D528C"/>
    <w:rsid w:val="001D542F"/>
    <w:rsid w:val="001D5744"/>
    <w:rsid w:val="001D58D0"/>
    <w:rsid w:val="001D5965"/>
    <w:rsid w:val="001D5D19"/>
    <w:rsid w:val="001D60E4"/>
    <w:rsid w:val="001D61C4"/>
    <w:rsid w:val="001D6914"/>
    <w:rsid w:val="001D6CD0"/>
    <w:rsid w:val="001D6D0C"/>
    <w:rsid w:val="001D6DCE"/>
    <w:rsid w:val="001D7B56"/>
    <w:rsid w:val="001D7E98"/>
    <w:rsid w:val="001D7EFC"/>
    <w:rsid w:val="001E02EA"/>
    <w:rsid w:val="001E0546"/>
    <w:rsid w:val="001E089C"/>
    <w:rsid w:val="001E0BE4"/>
    <w:rsid w:val="001E0BE6"/>
    <w:rsid w:val="001E0D23"/>
    <w:rsid w:val="001E0E1A"/>
    <w:rsid w:val="001E0F45"/>
    <w:rsid w:val="001E1645"/>
    <w:rsid w:val="001E1757"/>
    <w:rsid w:val="001E198B"/>
    <w:rsid w:val="001E199A"/>
    <w:rsid w:val="001E19FD"/>
    <w:rsid w:val="001E1B48"/>
    <w:rsid w:val="001E1D47"/>
    <w:rsid w:val="001E1DAD"/>
    <w:rsid w:val="001E1EB6"/>
    <w:rsid w:val="001E1FFD"/>
    <w:rsid w:val="001E2075"/>
    <w:rsid w:val="001E2307"/>
    <w:rsid w:val="001E24EB"/>
    <w:rsid w:val="001E2703"/>
    <w:rsid w:val="001E2834"/>
    <w:rsid w:val="001E2B93"/>
    <w:rsid w:val="001E3451"/>
    <w:rsid w:val="001E354D"/>
    <w:rsid w:val="001E3656"/>
    <w:rsid w:val="001E37AD"/>
    <w:rsid w:val="001E385D"/>
    <w:rsid w:val="001E3E61"/>
    <w:rsid w:val="001E4275"/>
    <w:rsid w:val="001E43DC"/>
    <w:rsid w:val="001E5275"/>
    <w:rsid w:val="001E5466"/>
    <w:rsid w:val="001E54AB"/>
    <w:rsid w:val="001E54D0"/>
    <w:rsid w:val="001E560B"/>
    <w:rsid w:val="001E56CB"/>
    <w:rsid w:val="001E596F"/>
    <w:rsid w:val="001E5AFC"/>
    <w:rsid w:val="001E648D"/>
    <w:rsid w:val="001E67F7"/>
    <w:rsid w:val="001E6850"/>
    <w:rsid w:val="001E68C2"/>
    <w:rsid w:val="001E695F"/>
    <w:rsid w:val="001E6CDC"/>
    <w:rsid w:val="001E71E0"/>
    <w:rsid w:val="001E7A99"/>
    <w:rsid w:val="001F0A86"/>
    <w:rsid w:val="001F0C16"/>
    <w:rsid w:val="001F1676"/>
    <w:rsid w:val="001F188D"/>
    <w:rsid w:val="001F18A0"/>
    <w:rsid w:val="001F200A"/>
    <w:rsid w:val="001F2438"/>
    <w:rsid w:val="001F297B"/>
    <w:rsid w:val="001F2A1E"/>
    <w:rsid w:val="001F2B3C"/>
    <w:rsid w:val="001F2CB2"/>
    <w:rsid w:val="001F2CFB"/>
    <w:rsid w:val="001F31E0"/>
    <w:rsid w:val="001F3465"/>
    <w:rsid w:val="001F34C6"/>
    <w:rsid w:val="001F378F"/>
    <w:rsid w:val="001F37BB"/>
    <w:rsid w:val="001F3C08"/>
    <w:rsid w:val="001F3E0D"/>
    <w:rsid w:val="001F428F"/>
    <w:rsid w:val="001F4416"/>
    <w:rsid w:val="001F45F9"/>
    <w:rsid w:val="001F476E"/>
    <w:rsid w:val="001F4CF0"/>
    <w:rsid w:val="001F4E3E"/>
    <w:rsid w:val="001F50AC"/>
    <w:rsid w:val="001F59D6"/>
    <w:rsid w:val="001F5B94"/>
    <w:rsid w:val="001F5E74"/>
    <w:rsid w:val="001F60D0"/>
    <w:rsid w:val="001F624D"/>
    <w:rsid w:val="001F6273"/>
    <w:rsid w:val="001F65C1"/>
    <w:rsid w:val="001F6B6A"/>
    <w:rsid w:val="001F6CF2"/>
    <w:rsid w:val="001F6D56"/>
    <w:rsid w:val="001F711C"/>
    <w:rsid w:val="001F732A"/>
    <w:rsid w:val="001F746C"/>
    <w:rsid w:val="001F7532"/>
    <w:rsid w:val="00200165"/>
    <w:rsid w:val="00200190"/>
    <w:rsid w:val="00200948"/>
    <w:rsid w:val="00200E88"/>
    <w:rsid w:val="00201057"/>
    <w:rsid w:val="002017B6"/>
    <w:rsid w:val="00201A0F"/>
    <w:rsid w:val="00201AE7"/>
    <w:rsid w:val="00201E69"/>
    <w:rsid w:val="00202074"/>
    <w:rsid w:val="00202176"/>
    <w:rsid w:val="002025DC"/>
    <w:rsid w:val="002027C3"/>
    <w:rsid w:val="00202E22"/>
    <w:rsid w:val="00202FA6"/>
    <w:rsid w:val="00203448"/>
    <w:rsid w:val="00203544"/>
    <w:rsid w:val="002035B9"/>
    <w:rsid w:val="0020380B"/>
    <w:rsid w:val="00203908"/>
    <w:rsid w:val="00203D74"/>
    <w:rsid w:val="00203EE5"/>
    <w:rsid w:val="00204327"/>
    <w:rsid w:val="00204813"/>
    <w:rsid w:val="002048B0"/>
    <w:rsid w:val="0020496A"/>
    <w:rsid w:val="00204DFF"/>
    <w:rsid w:val="0020522D"/>
    <w:rsid w:val="0020529C"/>
    <w:rsid w:val="00205313"/>
    <w:rsid w:val="00205523"/>
    <w:rsid w:val="00205542"/>
    <w:rsid w:val="00205740"/>
    <w:rsid w:val="002057AA"/>
    <w:rsid w:val="00205A4B"/>
    <w:rsid w:val="00205BD7"/>
    <w:rsid w:val="00205D93"/>
    <w:rsid w:val="00205F44"/>
    <w:rsid w:val="0020613B"/>
    <w:rsid w:val="00206227"/>
    <w:rsid w:val="00206412"/>
    <w:rsid w:val="00206822"/>
    <w:rsid w:val="00206A3F"/>
    <w:rsid w:val="00206B99"/>
    <w:rsid w:val="00206DCC"/>
    <w:rsid w:val="00207393"/>
    <w:rsid w:val="002073A7"/>
    <w:rsid w:val="00207A45"/>
    <w:rsid w:val="00207B1E"/>
    <w:rsid w:val="00207DFE"/>
    <w:rsid w:val="002100B9"/>
    <w:rsid w:val="00210224"/>
    <w:rsid w:val="002104A2"/>
    <w:rsid w:val="002104BC"/>
    <w:rsid w:val="0021055E"/>
    <w:rsid w:val="002107B1"/>
    <w:rsid w:val="0021084E"/>
    <w:rsid w:val="0021086B"/>
    <w:rsid w:val="00210CBD"/>
    <w:rsid w:val="00210EA5"/>
    <w:rsid w:val="002110DC"/>
    <w:rsid w:val="002111A5"/>
    <w:rsid w:val="00211545"/>
    <w:rsid w:val="00211760"/>
    <w:rsid w:val="002118BB"/>
    <w:rsid w:val="00211CF8"/>
    <w:rsid w:val="00211ED1"/>
    <w:rsid w:val="002120FA"/>
    <w:rsid w:val="002122F4"/>
    <w:rsid w:val="002124AB"/>
    <w:rsid w:val="00212B25"/>
    <w:rsid w:val="00212B28"/>
    <w:rsid w:val="00212F03"/>
    <w:rsid w:val="00213289"/>
    <w:rsid w:val="002134FA"/>
    <w:rsid w:val="002137A6"/>
    <w:rsid w:val="002139E2"/>
    <w:rsid w:val="00213AA1"/>
    <w:rsid w:val="00213B8B"/>
    <w:rsid w:val="00213B97"/>
    <w:rsid w:val="00213BCC"/>
    <w:rsid w:val="00213CB1"/>
    <w:rsid w:val="00213FE6"/>
    <w:rsid w:val="002140E5"/>
    <w:rsid w:val="00214243"/>
    <w:rsid w:val="002142BE"/>
    <w:rsid w:val="00214482"/>
    <w:rsid w:val="0021448A"/>
    <w:rsid w:val="002147C8"/>
    <w:rsid w:val="00214B6F"/>
    <w:rsid w:val="00214C5D"/>
    <w:rsid w:val="002152F1"/>
    <w:rsid w:val="00215342"/>
    <w:rsid w:val="002156DA"/>
    <w:rsid w:val="00215867"/>
    <w:rsid w:val="002158EE"/>
    <w:rsid w:val="00215BAD"/>
    <w:rsid w:val="00215F7C"/>
    <w:rsid w:val="002162D2"/>
    <w:rsid w:val="00216403"/>
    <w:rsid w:val="00216475"/>
    <w:rsid w:val="002165A9"/>
    <w:rsid w:val="002169DA"/>
    <w:rsid w:val="00216D38"/>
    <w:rsid w:val="00216E1B"/>
    <w:rsid w:val="00216E94"/>
    <w:rsid w:val="00216F32"/>
    <w:rsid w:val="00217126"/>
    <w:rsid w:val="00217214"/>
    <w:rsid w:val="00217719"/>
    <w:rsid w:val="00217880"/>
    <w:rsid w:val="002179F1"/>
    <w:rsid w:val="002201D6"/>
    <w:rsid w:val="0022024A"/>
    <w:rsid w:val="002202AE"/>
    <w:rsid w:val="00220A75"/>
    <w:rsid w:val="00220C8F"/>
    <w:rsid w:val="00220CF6"/>
    <w:rsid w:val="00221160"/>
    <w:rsid w:val="00221170"/>
    <w:rsid w:val="002215E6"/>
    <w:rsid w:val="00221784"/>
    <w:rsid w:val="002219DD"/>
    <w:rsid w:val="00221C79"/>
    <w:rsid w:val="0022212A"/>
    <w:rsid w:val="00222297"/>
    <w:rsid w:val="0022229B"/>
    <w:rsid w:val="00222366"/>
    <w:rsid w:val="00222641"/>
    <w:rsid w:val="0022280B"/>
    <w:rsid w:val="002228D2"/>
    <w:rsid w:val="00222B35"/>
    <w:rsid w:val="00223370"/>
    <w:rsid w:val="0022352E"/>
    <w:rsid w:val="002235E7"/>
    <w:rsid w:val="0022371A"/>
    <w:rsid w:val="002237A3"/>
    <w:rsid w:val="00223ED7"/>
    <w:rsid w:val="00223EE6"/>
    <w:rsid w:val="00224124"/>
    <w:rsid w:val="0022428E"/>
    <w:rsid w:val="0022434B"/>
    <w:rsid w:val="0022468E"/>
    <w:rsid w:val="002249CE"/>
    <w:rsid w:val="00224ADB"/>
    <w:rsid w:val="00224D4F"/>
    <w:rsid w:val="00224E20"/>
    <w:rsid w:val="002253E2"/>
    <w:rsid w:val="00225CCF"/>
    <w:rsid w:val="00225CF8"/>
    <w:rsid w:val="00225F0D"/>
    <w:rsid w:val="00226006"/>
    <w:rsid w:val="00226247"/>
    <w:rsid w:val="002263D0"/>
    <w:rsid w:val="00226403"/>
    <w:rsid w:val="0022668F"/>
    <w:rsid w:val="00226945"/>
    <w:rsid w:val="00226BE6"/>
    <w:rsid w:val="00226CE3"/>
    <w:rsid w:val="00226E80"/>
    <w:rsid w:val="00226FB8"/>
    <w:rsid w:val="00227A22"/>
    <w:rsid w:val="00227B5F"/>
    <w:rsid w:val="00227D97"/>
    <w:rsid w:val="00227F52"/>
    <w:rsid w:val="0023034D"/>
    <w:rsid w:val="00230482"/>
    <w:rsid w:val="00230487"/>
    <w:rsid w:val="00230524"/>
    <w:rsid w:val="00230917"/>
    <w:rsid w:val="00230BAD"/>
    <w:rsid w:val="00230D66"/>
    <w:rsid w:val="00230DE2"/>
    <w:rsid w:val="00230F24"/>
    <w:rsid w:val="0023103E"/>
    <w:rsid w:val="002310F7"/>
    <w:rsid w:val="00231602"/>
    <w:rsid w:val="00231603"/>
    <w:rsid w:val="00231637"/>
    <w:rsid w:val="00231938"/>
    <w:rsid w:val="0023199B"/>
    <w:rsid w:val="00231A28"/>
    <w:rsid w:val="00231B22"/>
    <w:rsid w:val="00231DDF"/>
    <w:rsid w:val="00232218"/>
    <w:rsid w:val="00232272"/>
    <w:rsid w:val="00232450"/>
    <w:rsid w:val="00232BF8"/>
    <w:rsid w:val="00232EDD"/>
    <w:rsid w:val="002331B7"/>
    <w:rsid w:val="0023326A"/>
    <w:rsid w:val="002336D3"/>
    <w:rsid w:val="0023422E"/>
    <w:rsid w:val="0023424E"/>
    <w:rsid w:val="0023486B"/>
    <w:rsid w:val="0023488D"/>
    <w:rsid w:val="002348BA"/>
    <w:rsid w:val="00234A84"/>
    <w:rsid w:val="00234B9F"/>
    <w:rsid w:val="00234D2C"/>
    <w:rsid w:val="00234E2B"/>
    <w:rsid w:val="00234EB2"/>
    <w:rsid w:val="00234F94"/>
    <w:rsid w:val="0023506F"/>
    <w:rsid w:val="0023517F"/>
    <w:rsid w:val="00235188"/>
    <w:rsid w:val="00235A8E"/>
    <w:rsid w:val="00235CF1"/>
    <w:rsid w:val="00235E77"/>
    <w:rsid w:val="0023611C"/>
    <w:rsid w:val="0023614E"/>
    <w:rsid w:val="002365F5"/>
    <w:rsid w:val="00236A8F"/>
    <w:rsid w:val="00236C85"/>
    <w:rsid w:val="00236F0E"/>
    <w:rsid w:val="002370D7"/>
    <w:rsid w:val="002370DF"/>
    <w:rsid w:val="0023730B"/>
    <w:rsid w:val="002376E8"/>
    <w:rsid w:val="00237A09"/>
    <w:rsid w:val="00240212"/>
    <w:rsid w:val="002406C2"/>
    <w:rsid w:val="00240706"/>
    <w:rsid w:val="002408D3"/>
    <w:rsid w:val="00240C8E"/>
    <w:rsid w:val="00240CCE"/>
    <w:rsid w:val="00240F0F"/>
    <w:rsid w:val="0024108A"/>
    <w:rsid w:val="00241589"/>
    <w:rsid w:val="002416D5"/>
    <w:rsid w:val="00241CBC"/>
    <w:rsid w:val="00241D41"/>
    <w:rsid w:val="002423EB"/>
    <w:rsid w:val="0024262D"/>
    <w:rsid w:val="00242A67"/>
    <w:rsid w:val="00242C22"/>
    <w:rsid w:val="00242E3B"/>
    <w:rsid w:val="00242EC5"/>
    <w:rsid w:val="00242F6D"/>
    <w:rsid w:val="0024340D"/>
    <w:rsid w:val="00243A66"/>
    <w:rsid w:val="00243ED9"/>
    <w:rsid w:val="002441D9"/>
    <w:rsid w:val="002447C2"/>
    <w:rsid w:val="00244B54"/>
    <w:rsid w:val="00244C6F"/>
    <w:rsid w:val="002452F4"/>
    <w:rsid w:val="00245A21"/>
    <w:rsid w:val="00245CA1"/>
    <w:rsid w:val="00245CAF"/>
    <w:rsid w:val="00245FC4"/>
    <w:rsid w:val="0024614F"/>
    <w:rsid w:val="002464E3"/>
    <w:rsid w:val="0024684E"/>
    <w:rsid w:val="00246C58"/>
    <w:rsid w:val="00246C9D"/>
    <w:rsid w:val="00246D1F"/>
    <w:rsid w:val="0024768A"/>
    <w:rsid w:val="00247732"/>
    <w:rsid w:val="00247AA6"/>
    <w:rsid w:val="00247C8B"/>
    <w:rsid w:val="0025008D"/>
    <w:rsid w:val="0025043E"/>
    <w:rsid w:val="0025092E"/>
    <w:rsid w:val="00250E12"/>
    <w:rsid w:val="002513CA"/>
    <w:rsid w:val="002513D9"/>
    <w:rsid w:val="0025169F"/>
    <w:rsid w:val="002517BD"/>
    <w:rsid w:val="0025195F"/>
    <w:rsid w:val="00251A57"/>
    <w:rsid w:val="00251CF6"/>
    <w:rsid w:val="00251FB2"/>
    <w:rsid w:val="00251FFF"/>
    <w:rsid w:val="002523F2"/>
    <w:rsid w:val="0025275A"/>
    <w:rsid w:val="00252C17"/>
    <w:rsid w:val="00252CAC"/>
    <w:rsid w:val="00252E76"/>
    <w:rsid w:val="00252F9D"/>
    <w:rsid w:val="00253516"/>
    <w:rsid w:val="00253771"/>
    <w:rsid w:val="002538D9"/>
    <w:rsid w:val="00253FC2"/>
    <w:rsid w:val="0025479C"/>
    <w:rsid w:val="00254E28"/>
    <w:rsid w:val="00254FFC"/>
    <w:rsid w:val="00255001"/>
    <w:rsid w:val="00255F7E"/>
    <w:rsid w:val="00256831"/>
    <w:rsid w:val="00256B7A"/>
    <w:rsid w:val="00257185"/>
    <w:rsid w:val="0025746E"/>
    <w:rsid w:val="00257859"/>
    <w:rsid w:val="002578FA"/>
    <w:rsid w:val="00257ED5"/>
    <w:rsid w:val="00260114"/>
    <w:rsid w:val="00260337"/>
    <w:rsid w:val="0026037B"/>
    <w:rsid w:val="0026039E"/>
    <w:rsid w:val="002603C9"/>
    <w:rsid w:val="00261261"/>
    <w:rsid w:val="00261319"/>
    <w:rsid w:val="00261419"/>
    <w:rsid w:val="00261525"/>
    <w:rsid w:val="0026161E"/>
    <w:rsid w:val="00261F7D"/>
    <w:rsid w:val="0026235F"/>
    <w:rsid w:val="00262775"/>
    <w:rsid w:val="00262A69"/>
    <w:rsid w:val="00262B50"/>
    <w:rsid w:val="00262F72"/>
    <w:rsid w:val="00263028"/>
    <w:rsid w:val="0026326D"/>
    <w:rsid w:val="00263676"/>
    <w:rsid w:val="00263899"/>
    <w:rsid w:val="002639B5"/>
    <w:rsid w:val="002639C9"/>
    <w:rsid w:val="00263AAA"/>
    <w:rsid w:val="00263B36"/>
    <w:rsid w:val="00263C25"/>
    <w:rsid w:val="00263E8B"/>
    <w:rsid w:val="00263FB0"/>
    <w:rsid w:val="00264005"/>
    <w:rsid w:val="00264142"/>
    <w:rsid w:val="002641B7"/>
    <w:rsid w:val="002643E3"/>
    <w:rsid w:val="002645A3"/>
    <w:rsid w:val="00264638"/>
    <w:rsid w:val="002646F4"/>
    <w:rsid w:val="00264816"/>
    <w:rsid w:val="002648C0"/>
    <w:rsid w:val="002648CC"/>
    <w:rsid w:val="002649B7"/>
    <w:rsid w:val="00264AB4"/>
    <w:rsid w:val="00264F6C"/>
    <w:rsid w:val="00265109"/>
    <w:rsid w:val="0026570F"/>
    <w:rsid w:val="00265B6A"/>
    <w:rsid w:val="00265C70"/>
    <w:rsid w:val="0026600E"/>
    <w:rsid w:val="0026639C"/>
    <w:rsid w:val="00266462"/>
    <w:rsid w:val="002664D3"/>
    <w:rsid w:val="002665A8"/>
    <w:rsid w:val="002668AB"/>
    <w:rsid w:val="002668C8"/>
    <w:rsid w:val="00266A13"/>
    <w:rsid w:val="00266EB8"/>
    <w:rsid w:val="00266EFD"/>
    <w:rsid w:val="00267317"/>
    <w:rsid w:val="0026751B"/>
    <w:rsid w:val="0026763D"/>
    <w:rsid w:val="002676EB"/>
    <w:rsid w:val="002677DA"/>
    <w:rsid w:val="00267E0A"/>
    <w:rsid w:val="00267FD9"/>
    <w:rsid w:val="0027042D"/>
    <w:rsid w:val="002706D5"/>
    <w:rsid w:val="0027096D"/>
    <w:rsid w:val="00270CEE"/>
    <w:rsid w:val="00270D61"/>
    <w:rsid w:val="00270EA8"/>
    <w:rsid w:val="002713C8"/>
    <w:rsid w:val="002715B9"/>
    <w:rsid w:val="002715F7"/>
    <w:rsid w:val="0027176B"/>
    <w:rsid w:val="00271804"/>
    <w:rsid w:val="002718CA"/>
    <w:rsid w:val="00271965"/>
    <w:rsid w:val="00271B8F"/>
    <w:rsid w:val="00271BF0"/>
    <w:rsid w:val="00271FAB"/>
    <w:rsid w:val="0027240E"/>
    <w:rsid w:val="00272535"/>
    <w:rsid w:val="00272869"/>
    <w:rsid w:val="00272B3D"/>
    <w:rsid w:val="00272E8A"/>
    <w:rsid w:val="002732D7"/>
    <w:rsid w:val="002733C8"/>
    <w:rsid w:val="0027372F"/>
    <w:rsid w:val="00273794"/>
    <w:rsid w:val="002739B1"/>
    <w:rsid w:val="00273AF0"/>
    <w:rsid w:val="00273CF0"/>
    <w:rsid w:val="002744B3"/>
    <w:rsid w:val="00274892"/>
    <w:rsid w:val="00274E62"/>
    <w:rsid w:val="0027510A"/>
    <w:rsid w:val="0027540D"/>
    <w:rsid w:val="00275575"/>
    <w:rsid w:val="0027583F"/>
    <w:rsid w:val="00275B72"/>
    <w:rsid w:val="00275CC2"/>
    <w:rsid w:val="00276099"/>
    <w:rsid w:val="002760BB"/>
    <w:rsid w:val="00276258"/>
    <w:rsid w:val="002762CD"/>
    <w:rsid w:val="002766D0"/>
    <w:rsid w:val="00276774"/>
    <w:rsid w:val="00276B6C"/>
    <w:rsid w:val="00276F9C"/>
    <w:rsid w:val="002771E8"/>
    <w:rsid w:val="0027736C"/>
    <w:rsid w:val="00277550"/>
    <w:rsid w:val="00277AF9"/>
    <w:rsid w:val="00277F7F"/>
    <w:rsid w:val="00280066"/>
    <w:rsid w:val="0028019F"/>
    <w:rsid w:val="0028027C"/>
    <w:rsid w:val="00280695"/>
    <w:rsid w:val="002809CB"/>
    <w:rsid w:val="00280C31"/>
    <w:rsid w:val="00280C70"/>
    <w:rsid w:val="00280F38"/>
    <w:rsid w:val="0028130D"/>
    <w:rsid w:val="002816AA"/>
    <w:rsid w:val="0028174F"/>
    <w:rsid w:val="00281BB1"/>
    <w:rsid w:val="00281E8A"/>
    <w:rsid w:val="00281F47"/>
    <w:rsid w:val="002820C1"/>
    <w:rsid w:val="0028228D"/>
    <w:rsid w:val="00282C07"/>
    <w:rsid w:val="00282C82"/>
    <w:rsid w:val="00282D30"/>
    <w:rsid w:val="00282FC9"/>
    <w:rsid w:val="00283298"/>
    <w:rsid w:val="002836EF"/>
    <w:rsid w:val="00283CC6"/>
    <w:rsid w:val="00283E71"/>
    <w:rsid w:val="0028404C"/>
    <w:rsid w:val="00284068"/>
    <w:rsid w:val="002842A6"/>
    <w:rsid w:val="00284855"/>
    <w:rsid w:val="00284AA5"/>
    <w:rsid w:val="00284B78"/>
    <w:rsid w:val="00284D1E"/>
    <w:rsid w:val="00285105"/>
    <w:rsid w:val="002852C9"/>
    <w:rsid w:val="0028570A"/>
    <w:rsid w:val="002858EF"/>
    <w:rsid w:val="00285B37"/>
    <w:rsid w:val="00285EFE"/>
    <w:rsid w:val="0028608E"/>
    <w:rsid w:val="002860F1"/>
    <w:rsid w:val="0028627F"/>
    <w:rsid w:val="0028638D"/>
    <w:rsid w:val="00286AAC"/>
    <w:rsid w:val="00286C30"/>
    <w:rsid w:val="002871D5"/>
    <w:rsid w:val="00287B0D"/>
    <w:rsid w:val="00287F3E"/>
    <w:rsid w:val="002902B0"/>
    <w:rsid w:val="00290642"/>
    <w:rsid w:val="002907D2"/>
    <w:rsid w:val="00290ACE"/>
    <w:rsid w:val="00290F81"/>
    <w:rsid w:val="00290FD9"/>
    <w:rsid w:val="00291469"/>
    <w:rsid w:val="002917A3"/>
    <w:rsid w:val="00291964"/>
    <w:rsid w:val="00291EC1"/>
    <w:rsid w:val="002925A3"/>
    <w:rsid w:val="002925A6"/>
    <w:rsid w:val="00292910"/>
    <w:rsid w:val="00292C0D"/>
    <w:rsid w:val="00292EFC"/>
    <w:rsid w:val="00293183"/>
    <w:rsid w:val="002932C3"/>
    <w:rsid w:val="00293386"/>
    <w:rsid w:val="002935BD"/>
    <w:rsid w:val="00293691"/>
    <w:rsid w:val="002939CB"/>
    <w:rsid w:val="00293EC7"/>
    <w:rsid w:val="00293FBD"/>
    <w:rsid w:val="00293FC2"/>
    <w:rsid w:val="00294007"/>
    <w:rsid w:val="00294569"/>
    <w:rsid w:val="002945D2"/>
    <w:rsid w:val="002948F2"/>
    <w:rsid w:val="00294962"/>
    <w:rsid w:val="00294CD6"/>
    <w:rsid w:val="002954FC"/>
    <w:rsid w:val="00295613"/>
    <w:rsid w:val="00295712"/>
    <w:rsid w:val="0029572A"/>
    <w:rsid w:val="002959B7"/>
    <w:rsid w:val="00295A16"/>
    <w:rsid w:val="00295BD3"/>
    <w:rsid w:val="00295D0D"/>
    <w:rsid w:val="00296A06"/>
    <w:rsid w:val="00296DFC"/>
    <w:rsid w:val="00297182"/>
    <w:rsid w:val="0029745D"/>
    <w:rsid w:val="0029749F"/>
    <w:rsid w:val="0029758D"/>
    <w:rsid w:val="002976E1"/>
    <w:rsid w:val="00297840"/>
    <w:rsid w:val="00297989"/>
    <w:rsid w:val="00297A24"/>
    <w:rsid w:val="00297AC0"/>
    <w:rsid w:val="002A03D5"/>
    <w:rsid w:val="002A0538"/>
    <w:rsid w:val="002A0844"/>
    <w:rsid w:val="002A0ACC"/>
    <w:rsid w:val="002A1414"/>
    <w:rsid w:val="002A14DF"/>
    <w:rsid w:val="002A16F2"/>
    <w:rsid w:val="002A1CE8"/>
    <w:rsid w:val="002A1D9D"/>
    <w:rsid w:val="002A235D"/>
    <w:rsid w:val="002A24F9"/>
    <w:rsid w:val="002A252F"/>
    <w:rsid w:val="002A254D"/>
    <w:rsid w:val="002A2647"/>
    <w:rsid w:val="002A2815"/>
    <w:rsid w:val="002A284E"/>
    <w:rsid w:val="002A2D7C"/>
    <w:rsid w:val="002A2ED6"/>
    <w:rsid w:val="002A31A1"/>
    <w:rsid w:val="002A31FF"/>
    <w:rsid w:val="002A39F1"/>
    <w:rsid w:val="002A3C56"/>
    <w:rsid w:val="002A3D1C"/>
    <w:rsid w:val="002A3FCC"/>
    <w:rsid w:val="002A4254"/>
    <w:rsid w:val="002A4478"/>
    <w:rsid w:val="002A44C2"/>
    <w:rsid w:val="002A4510"/>
    <w:rsid w:val="002A4703"/>
    <w:rsid w:val="002A4739"/>
    <w:rsid w:val="002A498C"/>
    <w:rsid w:val="002A4E90"/>
    <w:rsid w:val="002A5331"/>
    <w:rsid w:val="002A5637"/>
    <w:rsid w:val="002A57DF"/>
    <w:rsid w:val="002A58BA"/>
    <w:rsid w:val="002A5911"/>
    <w:rsid w:val="002A594E"/>
    <w:rsid w:val="002A5DF2"/>
    <w:rsid w:val="002A5F66"/>
    <w:rsid w:val="002A60EA"/>
    <w:rsid w:val="002A669B"/>
    <w:rsid w:val="002A6923"/>
    <w:rsid w:val="002A6A9B"/>
    <w:rsid w:val="002A709F"/>
    <w:rsid w:val="002A7101"/>
    <w:rsid w:val="002A77DC"/>
    <w:rsid w:val="002A79AF"/>
    <w:rsid w:val="002A7A06"/>
    <w:rsid w:val="002B0333"/>
    <w:rsid w:val="002B04F6"/>
    <w:rsid w:val="002B07C4"/>
    <w:rsid w:val="002B080A"/>
    <w:rsid w:val="002B09A1"/>
    <w:rsid w:val="002B0A4C"/>
    <w:rsid w:val="002B0CAD"/>
    <w:rsid w:val="002B0E8E"/>
    <w:rsid w:val="002B0F1D"/>
    <w:rsid w:val="002B0F2D"/>
    <w:rsid w:val="002B104D"/>
    <w:rsid w:val="002B112C"/>
    <w:rsid w:val="002B11C4"/>
    <w:rsid w:val="002B12AA"/>
    <w:rsid w:val="002B18B9"/>
    <w:rsid w:val="002B1A84"/>
    <w:rsid w:val="002B1F25"/>
    <w:rsid w:val="002B1FE7"/>
    <w:rsid w:val="002B206B"/>
    <w:rsid w:val="002B325C"/>
    <w:rsid w:val="002B36CC"/>
    <w:rsid w:val="002B3D19"/>
    <w:rsid w:val="002B3D2B"/>
    <w:rsid w:val="002B3D83"/>
    <w:rsid w:val="002B424F"/>
    <w:rsid w:val="002B43A4"/>
    <w:rsid w:val="002B442B"/>
    <w:rsid w:val="002B4438"/>
    <w:rsid w:val="002B4ADB"/>
    <w:rsid w:val="002B4CF0"/>
    <w:rsid w:val="002B4DF3"/>
    <w:rsid w:val="002B59A0"/>
    <w:rsid w:val="002B5AEB"/>
    <w:rsid w:val="002B65D5"/>
    <w:rsid w:val="002B66C7"/>
    <w:rsid w:val="002B676D"/>
    <w:rsid w:val="002B695A"/>
    <w:rsid w:val="002B6C98"/>
    <w:rsid w:val="002B6FAE"/>
    <w:rsid w:val="002B7174"/>
    <w:rsid w:val="002B72DB"/>
    <w:rsid w:val="002B7334"/>
    <w:rsid w:val="002B74E5"/>
    <w:rsid w:val="002B7717"/>
    <w:rsid w:val="002B7A5C"/>
    <w:rsid w:val="002C05D2"/>
    <w:rsid w:val="002C0936"/>
    <w:rsid w:val="002C0994"/>
    <w:rsid w:val="002C0B36"/>
    <w:rsid w:val="002C0F0D"/>
    <w:rsid w:val="002C1140"/>
    <w:rsid w:val="002C17D7"/>
    <w:rsid w:val="002C1913"/>
    <w:rsid w:val="002C1E24"/>
    <w:rsid w:val="002C20BB"/>
    <w:rsid w:val="002C226C"/>
    <w:rsid w:val="002C24F2"/>
    <w:rsid w:val="002C26D3"/>
    <w:rsid w:val="002C26E7"/>
    <w:rsid w:val="002C28F0"/>
    <w:rsid w:val="002C28F8"/>
    <w:rsid w:val="002C2A96"/>
    <w:rsid w:val="002C3419"/>
    <w:rsid w:val="002C3498"/>
    <w:rsid w:val="002C34BA"/>
    <w:rsid w:val="002C3513"/>
    <w:rsid w:val="002C38D4"/>
    <w:rsid w:val="002C39A0"/>
    <w:rsid w:val="002C3C8C"/>
    <w:rsid w:val="002C4248"/>
    <w:rsid w:val="002C4354"/>
    <w:rsid w:val="002C43CA"/>
    <w:rsid w:val="002C443C"/>
    <w:rsid w:val="002C4675"/>
    <w:rsid w:val="002C4943"/>
    <w:rsid w:val="002C4C98"/>
    <w:rsid w:val="002C4E29"/>
    <w:rsid w:val="002C51DB"/>
    <w:rsid w:val="002C537F"/>
    <w:rsid w:val="002C53D7"/>
    <w:rsid w:val="002C5431"/>
    <w:rsid w:val="002C54F7"/>
    <w:rsid w:val="002C5650"/>
    <w:rsid w:val="002C56E6"/>
    <w:rsid w:val="002C5741"/>
    <w:rsid w:val="002C6A96"/>
    <w:rsid w:val="002C6AA6"/>
    <w:rsid w:val="002C6B05"/>
    <w:rsid w:val="002C6C38"/>
    <w:rsid w:val="002C6CD4"/>
    <w:rsid w:val="002C7185"/>
    <w:rsid w:val="002C7713"/>
    <w:rsid w:val="002C7758"/>
    <w:rsid w:val="002C78E9"/>
    <w:rsid w:val="002C7B79"/>
    <w:rsid w:val="002C7FED"/>
    <w:rsid w:val="002D03F4"/>
    <w:rsid w:val="002D044C"/>
    <w:rsid w:val="002D06B3"/>
    <w:rsid w:val="002D0746"/>
    <w:rsid w:val="002D07DF"/>
    <w:rsid w:val="002D0864"/>
    <w:rsid w:val="002D0892"/>
    <w:rsid w:val="002D0965"/>
    <w:rsid w:val="002D0AB1"/>
    <w:rsid w:val="002D0C58"/>
    <w:rsid w:val="002D0EE0"/>
    <w:rsid w:val="002D1073"/>
    <w:rsid w:val="002D1141"/>
    <w:rsid w:val="002D12C1"/>
    <w:rsid w:val="002D14F4"/>
    <w:rsid w:val="002D15DE"/>
    <w:rsid w:val="002D16AD"/>
    <w:rsid w:val="002D16C8"/>
    <w:rsid w:val="002D172E"/>
    <w:rsid w:val="002D18A3"/>
    <w:rsid w:val="002D19F4"/>
    <w:rsid w:val="002D1C9F"/>
    <w:rsid w:val="002D1E6F"/>
    <w:rsid w:val="002D1F41"/>
    <w:rsid w:val="002D228C"/>
    <w:rsid w:val="002D25A8"/>
    <w:rsid w:val="002D26D6"/>
    <w:rsid w:val="002D2706"/>
    <w:rsid w:val="002D2890"/>
    <w:rsid w:val="002D29A3"/>
    <w:rsid w:val="002D29F0"/>
    <w:rsid w:val="002D2CBA"/>
    <w:rsid w:val="002D2F77"/>
    <w:rsid w:val="002D3146"/>
    <w:rsid w:val="002D3444"/>
    <w:rsid w:val="002D384E"/>
    <w:rsid w:val="002D3B00"/>
    <w:rsid w:val="002D3CD8"/>
    <w:rsid w:val="002D3D79"/>
    <w:rsid w:val="002D402A"/>
    <w:rsid w:val="002D42B3"/>
    <w:rsid w:val="002D47AB"/>
    <w:rsid w:val="002D4A0F"/>
    <w:rsid w:val="002D4B90"/>
    <w:rsid w:val="002D4CA3"/>
    <w:rsid w:val="002D4E43"/>
    <w:rsid w:val="002D5163"/>
    <w:rsid w:val="002D5385"/>
    <w:rsid w:val="002D547B"/>
    <w:rsid w:val="002D5B8F"/>
    <w:rsid w:val="002D5C3C"/>
    <w:rsid w:val="002D5D0E"/>
    <w:rsid w:val="002D618F"/>
    <w:rsid w:val="002D6939"/>
    <w:rsid w:val="002D6B0C"/>
    <w:rsid w:val="002D6EBE"/>
    <w:rsid w:val="002D71E7"/>
    <w:rsid w:val="002D7437"/>
    <w:rsid w:val="002D79F9"/>
    <w:rsid w:val="002D7B09"/>
    <w:rsid w:val="002D7EC2"/>
    <w:rsid w:val="002D7F6B"/>
    <w:rsid w:val="002E0442"/>
    <w:rsid w:val="002E04E3"/>
    <w:rsid w:val="002E0CD2"/>
    <w:rsid w:val="002E0E7D"/>
    <w:rsid w:val="002E13DF"/>
    <w:rsid w:val="002E1507"/>
    <w:rsid w:val="002E1556"/>
    <w:rsid w:val="002E1602"/>
    <w:rsid w:val="002E16D7"/>
    <w:rsid w:val="002E16D9"/>
    <w:rsid w:val="002E19F1"/>
    <w:rsid w:val="002E1D02"/>
    <w:rsid w:val="002E1D77"/>
    <w:rsid w:val="002E21E0"/>
    <w:rsid w:val="002E24B9"/>
    <w:rsid w:val="002E2513"/>
    <w:rsid w:val="002E252A"/>
    <w:rsid w:val="002E25AE"/>
    <w:rsid w:val="002E2DC9"/>
    <w:rsid w:val="002E2FB9"/>
    <w:rsid w:val="002E3038"/>
    <w:rsid w:val="002E32F9"/>
    <w:rsid w:val="002E347A"/>
    <w:rsid w:val="002E359C"/>
    <w:rsid w:val="002E3736"/>
    <w:rsid w:val="002E3905"/>
    <w:rsid w:val="002E3BA8"/>
    <w:rsid w:val="002E3F50"/>
    <w:rsid w:val="002E4100"/>
    <w:rsid w:val="002E467C"/>
    <w:rsid w:val="002E4E0F"/>
    <w:rsid w:val="002E53B6"/>
    <w:rsid w:val="002E56D8"/>
    <w:rsid w:val="002E5AB3"/>
    <w:rsid w:val="002E5B65"/>
    <w:rsid w:val="002E5C10"/>
    <w:rsid w:val="002E5C18"/>
    <w:rsid w:val="002E5C77"/>
    <w:rsid w:val="002E5E6A"/>
    <w:rsid w:val="002E6204"/>
    <w:rsid w:val="002E6230"/>
    <w:rsid w:val="002E6608"/>
    <w:rsid w:val="002E668C"/>
    <w:rsid w:val="002E68DB"/>
    <w:rsid w:val="002E69DF"/>
    <w:rsid w:val="002E6B21"/>
    <w:rsid w:val="002E6C28"/>
    <w:rsid w:val="002E6CAB"/>
    <w:rsid w:val="002E6F36"/>
    <w:rsid w:val="002E6FD0"/>
    <w:rsid w:val="002E7617"/>
    <w:rsid w:val="002F029C"/>
    <w:rsid w:val="002F0331"/>
    <w:rsid w:val="002F042F"/>
    <w:rsid w:val="002F050C"/>
    <w:rsid w:val="002F0528"/>
    <w:rsid w:val="002F0B9F"/>
    <w:rsid w:val="002F10A7"/>
    <w:rsid w:val="002F124E"/>
    <w:rsid w:val="002F197A"/>
    <w:rsid w:val="002F1A36"/>
    <w:rsid w:val="002F2130"/>
    <w:rsid w:val="002F23A3"/>
    <w:rsid w:val="002F23C9"/>
    <w:rsid w:val="002F295F"/>
    <w:rsid w:val="002F29EE"/>
    <w:rsid w:val="002F2A66"/>
    <w:rsid w:val="002F2AE8"/>
    <w:rsid w:val="002F3607"/>
    <w:rsid w:val="002F3732"/>
    <w:rsid w:val="002F3821"/>
    <w:rsid w:val="002F39FB"/>
    <w:rsid w:val="002F3C2C"/>
    <w:rsid w:val="002F4091"/>
    <w:rsid w:val="002F440D"/>
    <w:rsid w:val="002F4583"/>
    <w:rsid w:val="002F45A2"/>
    <w:rsid w:val="002F4A7D"/>
    <w:rsid w:val="002F4AA8"/>
    <w:rsid w:val="002F4CA9"/>
    <w:rsid w:val="002F4D37"/>
    <w:rsid w:val="002F4EBA"/>
    <w:rsid w:val="002F4F7A"/>
    <w:rsid w:val="002F4F97"/>
    <w:rsid w:val="002F4FD4"/>
    <w:rsid w:val="002F5064"/>
    <w:rsid w:val="002F5253"/>
    <w:rsid w:val="002F57B4"/>
    <w:rsid w:val="002F5924"/>
    <w:rsid w:val="002F5A3B"/>
    <w:rsid w:val="002F64BA"/>
    <w:rsid w:val="002F6717"/>
    <w:rsid w:val="002F67EC"/>
    <w:rsid w:val="002F6884"/>
    <w:rsid w:val="002F6C1C"/>
    <w:rsid w:val="002F6C77"/>
    <w:rsid w:val="002F6D06"/>
    <w:rsid w:val="002F6ED9"/>
    <w:rsid w:val="002F6F84"/>
    <w:rsid w:val="002F7445"/>
    <w:rsid w:val="002F75E0"/>
    <w:rsid w:val="002F7B1C"/>
    <w:rsid w:val="002F7C19"/>
    <w:rsid w:val="002F7DE4"/>
    <w:rsid w:val="00300170"/>
    <w:rsid w:val="00300319"/>
    <w:rsid w:val="00300AD2"/>
    <w:rsid w:val="00300BE3"/>
    <w:rsid w:val="00300BEB"/>
    <w:rsid w:val="00300CFC"/>
    <w:rsid w:val="00301026"/>
    <w:rsid w:val="00301063"/>
    <w:rsid w:val="003015E6"/>
    <w:rsid w:val="003016D6"/>
    <w:rsid w:val="00301751"/>
    <w:rsid w:val="003017CA"/>
    <w:rsid w:val="0030182D"/>
    <w:rsid w:val="0030195E"/>
    <w:rsid w:val="00301C48"/>
    <w:rsid w:val="00301F67"/>
    <w:rsid w:val="0030201E"/>
    <w:rsid w:val="003024F2"/>
    <w:rsid w:val="00302BBA"/>
    <w:rsid w:val="00303073"/>
    <w:rsid w:val="00303085"/>
    <w:rsid w:val="00303277"/>
    <w:rsid w:val="00303863"/>
    <w:rsid w:val="003039DC"/>
    <w:rsid w:val="00303A29"/>
    <w:rsid w:val="00303B02"/>
    <w:rsid w:val="00303F04"/>
    <w:rsid w:val="00304363"/>
    <w:rsid w:val="00304662"/>
    <w:rsid w:val="00305402"/>
    <w:rsid w:val="00305487"/>
    <w:rsid w:val="00305549"/>
    <w:rsid w:val="003055D1"/>
    <w:rsid w:val="00305759"/>
    <w:rsid w:val="00305909"/>
    <w:rsid w:val="00305D44"/>
    <w:rsid w:val="00305DAC"/>
    <w:rsid w:val="00305E50"/>
    <w:rsid w:val="00305F80"/>
    <w:rsid w:val="003062D7"/>
    <w:rsid w:val="00306307"/>
    <w:rsid w:val="0030688D"/>
    <w:rsid w:val="00306A63"/>
    <w:rsid w:val="00306BB0"/>
    <w:rsid w:val="00306C77"/>
    <w:rsid w:val="00306DE7"/>
    <w:rsid w:val="00306FE5"/>
    <w:rsid w:val="00307075"/>
    <w:rsid w:val="0030709B"/>
    <w:rsid w:val="00307309"/>
    <w:rsid w:val="00307565"/>
    <w:rsid w:val="00307607"/>
    <w:rsid w:val="00307647"/>
    <w:rsid w:val="00307682"/>
    <w:rsid w:val="00307EAC"/>
    <w:rsid w:val="003101FD"/>
    <w:rsid w:val="00310418"/>
    <w:rsid w:val="0031052D"/>
    <w:rsid w:val="00310602"/>
    <w:rsid w:val="003107A0"/>
    <w:rsid w:val="003107B4"/>
    <w:rsid w:val="003107EF"/>
    <w:rsid w:val="00310907"/>
    <w:rsid w:val="00310918"/>
    <w:rsid w:val="0031107C"/>
    <w:rsid w:val="003112F4"/>
    <w:rsid w:val="003113A6"/>
    <w:rsid w:val="00311822"/>
    <w:rsid w:val="00311962"/>
    <w:rsid w:val="00311A98"/>
    <w:rsid w:val="00311D48"/>
    <w:rsid w:val="00311D7D"/>
    <w:rsid w:val="00311F39"/>
    <w:rsid w:val="0031238E"/>
    <w:rsid w:val="003123C2"/>
    <w:rsid w:val="0031246F"/>
    <w:rsid w:val="0031248B"/>
    <w:rsid w:val="00312A59"/>
    <w:rsid w:val="00312C4A"/>
    <w:rsid w:val="00312DAC"/>
    <w:rsid w:val="003130E4"/>
    <w:rsid w:val="00313EAA"/>
    <w:rsid w:val="00314053"/>
    <w:rsid w:val="00314CB8"/>
    <w:rsid w:val="00315144"/>
    <w:rsid w:val="0031519E"/>
    <w:rsid w:val="0031550D"/>
    <w:rsid w:val="003156CE"/>
    <w:rsid w:val="003158BA"/>
    <w:rsid w:val="003163E5"/>
    <w:rsid w:val="00316549"/>
    <w:rsid w:val="00317421"/>
    <w:rsid w:val="00317461"/>
    <w:rsid w:val="00317611"/>
    <w:rsid w:val="00317D71"/>
    <w:rsid w:val="00320009"/>
    <w:rsid w:val="003200D4"/>
    <w:rsid w:val="0032012D"/>
    <w:rsid w:val="00320350"/>
    <w:rsid w:val="00320514"/>
    <w:rsid w:val="00320F7A"/>
    <w:rsid w:val="003213B9"/>
    <w:rsid w:val="0032180A"/>
    <w:rsid w:val="00321AF7"/>
    <w:rsid w:val="00321E47"/>
    <w:rsid w:val="003220E5"/>
    <w:rsid w:val="00322351"/>
    <w:rsid w:val="003223E2"/>
    <w:rsid w:val="0032247D"/>
    <w:rsid w:val="003226D8"/>
    <w:rsid w:val="00322D4E"/>
    <w:rsid w:val="00322F6D"/>
    <w:rsid w:val="00322FA8"/>
    <w:rsid w:val="0032355F"/>
    <w:rsid w:val="00323714"/>
    <w:rsid w:val="00323D60"/>
    <w:rsid w:val="00323D73"/>
    <w:rsid w:val="00323E00"/>
    <w:rsid w:val="0032410E"/>
    <w:rsid w:val="0032478A"/>
    <w:rsid w:val="003247D4"/>
    <w:rsid w:val="00324819"/>
    <w:rsid w:val="003248E1"/>
    <w:rsid w:val="003249CC"/>
    <w:rsid w:val="00324AA2"/>
    <w:rsid w:val="00324F54"/>
    <w:rsid w:val="003252F6"/>
    <w:rsid w:val="00325428"/>
    <w:rsid w:val="003256D7"/>
    <w:rsid w:val="00325792"/>
    <w:rsid w:val="00325A99"/>
    <w:rsid w:val="00325BE7"/>
    <w:rsid w:val="00325F00"/>
    <w:rsid w:val="00326275"/>
    <w:rsid w:val="00326E3E"/>
    <w:rsid w:val="00326E74"/>
    <w:rsid w:val="0032719A"/>
    <w:rsid w:val="0032731D"/>
    <w:rsid w:val="00327867"/>
    <w:rsid w:val="00327E77"/>
    <w:rsid w:val="003305C3"/>
    <w:rsid w:val="003305D1"/>
    <w:rsid w:val="00330921"/>
    <w:rsid w:val="0033093E"/>
    <w:rsid w:val="00330A24"/>
    <w:rsid w:val="00330AB7"/>
    <w:rsid w:val="00330C4F"/>
    <w:rsid w:val="00330D14"/>
    <w:rsid w:val="00330F65"/>
    <w:rsid w:val="003310EF"/>
    <w:rsid w:val="00331569"/>
    <w:rsid w:val="00331A12"/>
    <w:rsid w:val="003321E4"/>
    <w:rsid w:val="003325AB"/>
    <w:rsid w:val="00332B1A"/>
    <w:rsid w:val="00332B42"/>
    <w:rsid w:val="00332C54"/>
    <w:rsid w:val="00333E5E"/>
    <w:rsid w:val="00333E70"/>
    <w:rsid w:val="00334559"/>
    <w:rsid w:val="0033459B"/>
    <w:rsid w:val="003349C4"/>
    <w:rsid w:val="00334FEB"/>
    <w:rsid w:val="003353F9"/>
    <w:rsid w:val="003358E4"/>
    <w:rsid w:val="00335A8E"/>
    <w:rsid w:val="00335E24"/>
    <w:rsid w:val="003362E5"/>
    <w:rsid w:val="00336458"/>
    <w:rsid w:val="00336654"/>
    <w:rsid w:val="00336C1C"/>
    <w:rsid w:val="00336DAC"/>
    <w:rsid w:val="00336F5A"/>
    <w:rsid w:val="00337048"/>
    <w:rsid w:val="003370D6"/>
    <w:rsid w:val="00337671"/>
    <w:rsid w:val="00337AD1"/>
    <w:rsid w:val="00337BB5"/>
    <w:rsid w:val="00337C9A"/>
    <w:rsid w:val="0034001B"/>
    <w:rsid w:val="00340039"/>
    <w:rsid w:val="00340214"/>
    <w:rsid w:val="0034062D"/>
    <w:rsid w:val="003407FB"/>
    <w:rsid w:val="00340BAE"/>
    <w:rsid w:val="00340CB4"/>
    <w:rsid w:val="00340D9D"/>
    <w:rsid w:val="00340F7B"/>
    <w:rsid w:val="00341486"/>
    <w:rsid w:val="003415AD"/>
    <w:rsid w:val="00341881"/>
    <w:rsid w:val="003419F8"/>
    <w:rsid w:val="00341C52"/>
    <w:rsid w:val="00341E09"/>
    <w:rsid w:val="00342406"/>
    <w:rsid w:val="003425B3"/>
    <w:rsid w:val="003425C1"/>
    <w:rsid w:val="00342A23"/>
    <w:rsid w:val="00342CCB"/>
    <w:rsid w:val="003432FC"/>
    <w:rsid w:val="00343B87"/>
    <w:rsid w:val="00343C49"/>
    <w:rsid w:val="00343CA3"/>
    <w:rsid w:val="00343F0C"/>
    <w:rsid w:val="0034421E"/>
    <w:rsid w:val="003444DC"/>
    <w:rsid w:val="003445DD"/>
    <w:rsid w:val="003447A8"/>
    <w:rsid w:val="00344851"/>
    <w:rsid w:val="003448C2"/>
    <w:rsid w:val="003449DE"/>
    <w:rsid w:val="00344B08"/>
    <w:rsid w:val="00344F5D"/>
    <w:rsid w:val="00345390"/>
    <w:rsid w:val="0034548F"/>
    <w:rsid w:val="0034558E"/>
    <w:rsid w:val="003457EB"/>
    <w:rsid w:val="0034583B"/>
    <w:rsid w:val="003459C2"/>
    <w:rsid w:val="00345EA3"/>
    <w:rsid w:val="00345F67"/>
    <w:rsid w:val="00346097"/>
    <w:rsid w:val="0034629E"/>
    <w:rsid w:val="00346A8D"/>
    <w:rsid w:val="00346EEA"/>
    <w:rsid w:val="00347468"/>
    <w:rsid w:val="003479CA"/>
    <w:rsid w:val="00347A24"/>
    <w:rsid w:val="00347C26"/>
    <w:rsid w:val="00347CBF"/>
    <w:rsid w:val="00347CC4"/>
    <w:rsid w:val="003502D0"/>
    <w:rsid w:val="0035049E"/>
    <w:rsid w:val="00350B74"/>
    <w:rsid w:val="00350C9C"/>
    <w:rsid w:val="00350EAF"/>
    <w:rsid w:val="00351225"/>
    <w:rsid w:val="00352304"/>
    <w:rsid w:val="003528AE"/>
    <w:rsid w:val="003529C2"/>
    <w:rsid w:val="00352C3A"/>
    <w:rsid w:val="00352CE7"/>
    <w:rsid w:val="003532C1"/>
    <w:rsid w:val="00353DCF"/>
    <w:rsid w:val="00353FDE"/>
    <w:rsid w:val="00354154"/>
    <w:rsid w:val="0035420B"/>
    <w:rsid w:val="0035466F"/>
    <w:rsid w:val="003548E8"/>
    <w:rsid w:val="00354947"/>
    <w:rsid w:val="003549F6"/>
    <w:rsid w:val="00354A07"/>
    <w:rsid w:val="00354B52"/>
    <w:rsid w:val="00354FB5"/>
    <w:rsid w:val="003550A1"/>
    <w:rsid w:val="00355106"/>
    <w:rsid w:val="00355119"/>
    <w:rsid w:val="0035584B"/>
    <w:rsid w:val="00355CE7"/>
    <w:rsid w:val="00355D7E"/>
    <w:rsid w:val="00356173"/>
    <w:rsid w:val="00356175"/>
    <w:rsid w:val="0035664B"/>
    <w:rsid w:val="00356759"/>
    <w:rsid w:val="003569DB"/>
    <w:rsid w:val="00356C2B"/>
    <w:rsid w:val="00356E6F"/>
    <w:rsid w:val="003573B7"/>
    <w:rsid w:val="00357932"/>
    <w:rsid w:val="00357E8E"/>
    <w:rsid w:val="00360017"/>
    <w:rsid w:val="00360104"/>
    <w:rsid w:val="003608F7"/>
    <w:rsid w:val="00360A48"/>
    <w:rsid w:val="00360E4C"/>
    <w:rsid w:val="00360E73"/>
    <w:rsid w:val="003612C7"/>
    <w:rsid w:val="00361484"/>
    <w:rsid w:val="003617B3"/>
    <w:rsid w:val="003618D7"/>
    <w:rsid w:val="003619C7"/>
    <w:rsid w:val="00361ADE"/>
    <w:rsid w:val="00361C0B"/>
    <w:rsid w:val="00361D7B"/>
    <w:rsid w:val="00361E8C"/>
    <w:rsid w:val="0036203B"/>
    <w:rsid w:val="00362265"/>
    <w:rsid w:val="003622AA"/>
    <w:rsid w:val="00362337"/>
    <w:rsid w:val="00362623"/>
    <w:rsid w:val="003626C0"/>
    <w:rsid w:val="00362DE1"/>
    <w:rsid w:val="003630AD"/>
    <w:rsid w:val="0036327E"/>
    <w:rsid w:val="00363674"/>
    <w:rsid w:val="003636B8"/>
    <w:rsid w:val="00363734"/>
    <w:rsid w:val="00363E39"/>
    <w:rsid w:val="00363E3A"/>
    <w:rsid w:val="003640EA"/>
    <w:rsid w:val="003641F0"/>
    <w:rsid w:val="003642E4"/>
    <w:rsid w:val="0036466C"/>
    <w:rsid w:val="00364CC0"/>
    <w:rsid w:val="003654E4"/>
    <w:rsid w:val="00365890"/>
    <w:rsid w:val="0036591B"/>
    <w:rsid w:val="0036600F"/>
    <w:rsid w:val="003661AD"/>
    <w:rsid w:val="0036635C"/>
    <w:rsid w:val="003664AD"/>
    <w:rsid w:val="0036690F"/>
    <w:rsid w:val="00366AA1"/>
    <w:rsid w:val="00366B18"/>
    <w:rsid w:val="00366FFE"/>
    <w:rsid w:val="003674F3"/>
    <w:rsid w:val="003675F0"/>
    <w:rsid w:val="00367FA7"/>
    <w:rsid w:val="003700E8"/>
    <w:rsid w:val="00370200"/>
    <w:rsid w:val="00370283"/>
    <w:rsid w:val="0037041F"/>
    <w:rsid w:val="00370A7F"/>
    <w:rsid w:val="00370AE8"/>
    <w:rsid w:val="00370B62"/>
    <w:rsid w:val="00370BB9"/>
    <w:rsid w:val="00370E23"/>
    <w:rsid w:val="00370FBA"/>
    <w:rsid w:val="00371310"/>
    <w:rsid w:val="00371740"/>
    <w:rsid w:val="003717BA"/>
    <w:rsid w:val="003719DF"/>
    <w:rsid w:val="00371B62"/>
    <w:rsid w:val="00371DD4"/>
    <w:rsid w:val="00371F05"/>
    <w:rsid w:val="0037214E"/>
    <w:rsid w:val="003722CE"/>
    <w:rsid w:val="00372646"/>
    <w:rsid w:val="0037286E"/>
    <w:rsid w:val="00372AA0"/>
    <w:rsid w:val="00372ADF"/>
    <w:rsid w:val="00372BE8"/>
    <w:rsid w:val="00372E39"/>
    <w:rsid w:val="00372F2A"/>
    <w:rsid w:val="00373031"/>
    <w:rsid w:val="00373120"/>
    <w:rsid w:val="00373201"/>
    <w:rsid w:val="0037322E"/>
    <w:rsid w:val="003732CC"/>
    <w:rsid w:val="00373320"/>
    <w:rsid w:val="00373404"/>
    <w:rsid w:val="003734D8"/>
    <w:rsid w:val="003735B4"/>
    <w:rsid w:val="00373771"/>
    <w:rsid w:val="00373843"/>
    <w:rsid w:val="0037395E"/>
    <w:rsid w:val="00373E6F"/>
    <w:rsid w:val="00373EA0"/>
    <w:rsid w:val="0037453F"/>
    <w:rsid w:val="003746F6"/>
    <w:rsid w:val="0037488E"/>
    <w:rsid w:val="00374C01"/>
    <w:rsid w:val="00374E89"/>
    <w:rsid w:val="00374FE4"/>
    <w:rsid w:val="00375229"/>
    <w:rsid w:val="0037552B"/>
    <w:rsid w:val="003757C4"/>
    <w:rsid w:val="003758D8"/>
    <w:rsid w:val="00375998"/>
    <w:rsid w:val="00375C90"/>
    <w:rsid w:val="00375C9E"/>
    <w:rsid w:val="00375D32"/>
    <w:rsid w:val="00375F24"/>
    <w:rsid w:val="00376415"/>
    <w:rsid w:val="00376B10"/>
    <w:rsid w:val="00376CA9"/>
    <w:rsid w:val="00377065"/>
    <w:rsid w:val="00377427"/>
    <w:rsid w:val="0037765F"/>
    <w:rsid w:val="003776ED"/>
    <w:rsid w:val="0037793E"/>
    <w:rsid w:val="00377971"/>
    <w:rsid w:val="00377A44"/>
    <w:rsid w:val="00377C54"/>
    <w:rsid w:val="00377D9D"/>
    <w:rsid w:val="0038005D"/>
    <w:rsid w:val="003802E4"/>
    <w:rsid w:val="003809B0"/>
    <w:rsid w:val="00380C76"/>
    <w:rsid w:val="00381390"/>
    <w:rsid w:val="0038140F"/>
    <w:rsid w:val="00381AF4"/>
    <w:rsid w:val="00381D75"/>
    <w:rsid w:val="00381DF7"/>
    <w:rsid w:val="00382787"/>
    <w:rsid w:val="00382A00"/>
    <w:rsid w:val="00382E41"/>
    <w:rsid w:val="003830D6"/>
    <w:rsid w:val="00383967"/>
    <w:rsid w:val="00383D53"/>
    <w:rsid w:val="003842D5"/>
    <w:rsid w:val="003843D4"/>
    <w:rsid w:val="0038489C"/>
    <w:rsid w:val="00385068"/>
    <w:rsid w:val="00385538"/>
    <w:rsid w:val="00385789"/>
    <w:rsid w:val="00385D9C"/>
    <w:rsid w:val="00385F2D"/>
    <w:rsid w:val="003864D9"/>
    <w:rsid w:val="00386A4A"/>
    <w:rsid w:val="00386E5A"/>
    <w:rsid w:val="00387040"/>
    <w:rsid w:val="00387112"/>
    <w:rsid w:val="00387148"/>
    <w:rsid w:val="003876E8"/>
    <w:rsid w:val="00390138"/>
    <w:rsid w:val="00390468"/>
    <w:rsid w:val="00390B56"/>
    <w:rsid w:val="00390D9D"/>
    <w:rsid w:val="0039102F"/>
    <w:rsid w:val="0039134E"/>
    <w:rsid w:val="0039189F"/>
    <w:rsid w:val="003919E7"/>
    <w:rsid w:val="00391A10"/>
    <w:rsid w:val="00391A1D"/>
    <w:rsid w:val="00391AD1"/>
    <w:rsid w:val="0039206D"/>
    <w:rsid w:val="003922FB"/>
    <w:rsid w:val="00392405"/>
    <w:rsid w:val="00392607"/>
    <w:rsid w:val="00392938"/>
    <w:rsid w:val="00392B01"/>
    <w:rsid w:val="00392CAA"/>
    <w:rsid w:val="00392EE8"/>
    <w:rsid w:val="00392F7F"/>
    <w:rsid w:val="003930D9"/>
    <w:rsid w:val="0039326E"/>
    <w:rsid w:val="003938D7"/>
    <w:rsid w:val="003938E8"/>
    <w:rsid w:val="00393C80"/>
    <w:rsid w:val="00393E91"/>
    <w:rsid w:val="00394302"/>
    <w:rsid w:val="00394340"/>
    <w:rsid w:val="00394A6C"/>
    <w:rsid w:val="00395342"/>
    <w:rsid w:val="00395702"/>
    <w:rsid w:val="00395761"/>
    <w:rsid w:val="00395A4E"/>
    <w:rsid w:val="00395E8D"/>
    <w:rsid w:val="0039627C"/>
    <w:rsid w:val="003964B2"/>
    <w:rsid w:val="003969FF"/>
    <w:rsid w:val="00396E96"/>
    <w:rsid w:val="0039701E"/>
    <w:rsid w:val="003970B2"/>
    <w:rsid w:val="0039745B"/>
    <w:rsid w:val="00397D34"/>
    <w:rsid w:val="00397D78"/>
    <w:rsid w:val="00397F15"/>
    <w:rsid w:val="00397FD0"/>
    <w:rsid w:val="00397FDA"/>
    <w:rsid w:val="003A06E9"/>
    <w:rsid w:val="003A0A61"/>
    <w:rsid w:val="003A0F03"/>
    <w:rsid w:val="003A0F11"/>
    <w:rsid w:val="003A163B"/>
    <w:rsid w:val="003A19C0"/>
    <w:rsid w:val="003A1CB7"/>
    <w:rsid w:val="003A2295"/>
    <w:rsid w:val="003A22B4"/>
    <w:rsid w:val="003A2733"/>
    <w:rsid w:val="003A274F"/>
    <w:rsid w:val="003A2ABB"/>
    <w:rsid w:val="003A2B1D"/>
    <w:rsid w:val="003A2CFE"/>
    <w:rsid w:val="003A2EB8"/>
    <w:rsid w:val="003A3039"/>
    <w:rsid w:val="003A3040"/>
    <w:rsid w:val="003A33F7"/>
    <w:rsid w:val="003A3501"/>
    <w:rsid w:val="003A37F4"/>
    <w:rsid w:val="003A3A18"/>
    <w:rsid w:val="003A3A32"/>
    <w:rsid w:val="003A3BB1"/>
    <w:rsid w:val="003A3D59"/>
    <w:rsid w:val="003A3FE7"/>
    <w:rsid w:val="003A41F4"/>
    <w:rsid w:val="003A47CA"/>
    <w:rsid w:val="003A4A70"/>
    <w:rsid w:val="003A4BD5"/>
    <w:rsid w:val="003A4D9D"/>
    <w:rsid w:val="003A4FFE"/>
    <w:rsid w:val="003A5081"/>
    <w:rsid w:val="003A50EB"/>
    <w:rsid w:val="003A5233"/>
    <w:rsid w:val="003A54BD"/>
    <w:rsid w:val="003A59DC"/>
    <w:rsid w:val="003A5CAD"/>
    <w:rsid w:val="003A604C"/>
    <w:rsid w:val="003A6415"/>
    <w:rsid w:val="003A6560"/>
    <w:rsid w:val="003A6940"/>
    <w:rsid w:val="003A6953"/>
    <w:rsid w:val="003A6CF0"/>
    <w:rsid w:val="003A6D8B"/>
    <w:rsid w:val="003A71A8"/>
    <w:rsid w:val="003A7256"/>
    <w:rsid w:val="003A7560"/>
    <w:rsid w:val="003A756D"/>
    <w:rsid w:val="003A7C62"/>
    <w:rsid w:val="003A7F0D"/>
    <w:rsid w:val="003B05C1"/>
    <w:rsid w:val="003B068F"/>
    <w:rsid w:val="003B08AC"/>
    <w:rsid w:val="003B0E09"/>
    <w:rsid w:val="003B0FAA"/>
    <w:rsid w:val="003B1156"/>
    <w:rsid w:val="003B1581"/>
    <w:rsid w:val="003B165C"/>
    <w:rsid w:val="003B166E"/>
    <w:rsid w:val="003B1672"/>
    <w:rsid w:val="003B16A2"/>
    <w:rsid w:val="003B16A5"/>
    <w:rsid w:val="003B17E8"/>
    <w:rsid w:val="003B1935"/>
    <w:rsid w:val="003B19C1"/>
    <w:rsid w:val="003B2012"/>
    <w:rsid w:val="003B20B9"/>
    <w:rsid w:val="003B2223"/>
    <w:rsid w:val="003B29E7"/>
    <w:rsid w:val="003B2AED"/>
    <w:rsid w:val="003B2F7C"/>
    <w:rsid w:val="003B32A2"/>
    <w:rsid w:val="003B33ED"/>
    <w:rsid w:val="003B3923"/>
    <w:rsid w:val="003B3BD3"/>
    <w:rsid w:val="003B3DA4"/>
    <w:rsid w:val="003B4506"/>
    <w:rsid w:val="003B4C78"/>
    <w:rsid w:val="003B4FFA"/>
    <w:rsid w:val="003B54FB"/>
    <w:rsid w:val="003B599B"/>
    <w:rsid w:val="003B5B5E"/>
    <w:rsid w:val="003B5C56"/>
    <w:rsid w:val="003B5E2B"/>
    <w:rsid w:val="003B5F23"/>
    <w:rsid w:val="003B65A3"/>
    <w:rsid w:val="003B6BEF"/>
    <w:rsid w:val="003B6F55"/>
    <w:rsid w:val="003B74DF"/>
    <w:rsid w:val="003B7974"/>
    <w:rsid w:val="003B7C05"/>
    <w:rsid w:val="003B7DE7"/>
    <w:rsid w:val="003B7F79"/>
    <w:rsid w:val="003C0221"/>
    <w:rsid w:val="003C02D3"/>
    <w:rsid w:val="003C044F"/>
    <w:rsid w:val="003C072C"/>
    <w:rsid w:val="003C0FD2"/>
    <w:rsid w:val="003C1687"/>
    <w:rsid w:val="003C1A74"/>
    <w:rsid w:val="003C1B07"/>
    <w:rsid w:val="003C1C0A"/>
    <w:rsid w:val="003C20BB"/>
    <w:rsid w:val="003C2631"/>
    <w:rsid w:val="003C2E59"/>
    <w:rsid w:val="003C3414"/>
    <w:rsid w:val="003C35AF"/>
    <w:rsid w:val="003C37AF"/>
    <w:rsid w:val="003C3845"/>
    <w:rsid w:val="003C3922"/>
    <w:rsid w:val="003C3A7A"/>
    <w:rsid w:val="003C3D4B"/>
    <w:rsid w:val="003C4029"/>
    <w:rsid w:val="003C414B"/>
    <w:rsid w:val="003C4245"/>
    <w:rsid w:val="003C4511"/>
    <w:rsid w:val="003C4554"/>
    <w:rsid w:val="003C48AF"/>
    <w:rsid w:val="003C5288"/>
    <w:rsid w:val="003C56E9"/>
    <w:rsid w:val="003C5902"/>
    <w:rsid w:val="003C59BD"/>
    <w:rsid w:val="003C5D93"/>
    <w:rsid w:val="003C601A"/>
    <w:rsid w:val="003C606A"/>
    <w:rsid w:val="003C63E3"/>
    <w:rsid w:val="003C6501"/>
    <w:rsid w:val="003C6634"/>
    <w:rsid w:val="003C68C0"/>
    <w:rsid w:val="003C6962"/>
    <w:rsid w:val="003C6F87"/>
    <w:rsid w:val="003C720A"/>
    <w:rsid w:val="003C76AD"/>
    <w:rsid w:val="003C7B07"/>
    <w:rsid w:val="003C7C58"/>
    <w:rsid w:val="003C7F8D"/>
    <w:rsid w:val="003D041A"/>
    <w:rsid w:val="003D04A5"/>
    <w:rsid w:val="003D04D1"/>
    <w:rsid w:val="003D0C3D"/>
    <w:rsid w:val="003D0C8F"/>
    <w:rsid w:val="003D0F77"/>
    <w:rsid w:val="003D12FE"/>
    <w:rsid w:val="003D14E1"/>
    <w:rsid w:val="003D1CDC"/>
    <w:rsid w:val="003D2499"/>
    <w:rsid w:val="003D2582"/>
    <w:rsid w:val="003D26D6"/>
    <w:rsid w:val="003D2725"/>
    <w:rsid w:val="003D27D6"/>
    <w:rsid w:val="003D28D6"/>
    <w:rsid w:val="003D2DA4"/>
    <w:rsid w:val="003D2ED7"/>
    <w:rsid w:val="003D30E4"/>
    <w:rsid w:val="003D33A6"/>
    <w:rsid w:val="003D372F"/>
    <w:rsid w:val="003D3873"/>
    <w:rsid w:val="003D3AF0"/>
    <w:rsid w:val="003D3B1E"/>
    <w:rsid w:val="003D3D13"/>
    <w:rsid w:val="003D45E7"/>
    <w:rsid w:val="003D463E"/>
    <w:rsid w:val="003D477B"/>
    <w:rsid w:val="003D49A0"/>
    <w:rsid w:val="003D4A3E"/>
    <w:rsid w:val="003D4C64"/>
    <w:rsid w:val="003D4D21"/>
    <w:rsid w:val="003D4EA3"/>
    <w:rsid w:val="003D4EB0"/>
    <w:rsid w:val="003D4F9A"/>
    <w:rsid w:val="003D507B"/>
    <w:rsid w:val="003D5456"/>
    <w:rsid w:val="003D56EB"/>
    <w:rsid w:val="003D5790"/>
    <w:rsid w:val="003D5C41"/>
    <w:rsid w:val="003D6293"/>
    <w:rsid w:val="003D6397"/>
    <w:rsid w:val="003D64A8"/>
    <w:rsid w:val="003D64F1"/>
    <w:rsid w:val="003D6627"/>
    <w:rsid w:val="003D670B"/>
    <w:rsid w:val="003D69ED"/>
    <w:rsid w:val="003D6AC7"/>
    <w:rsid w:val="003D6B23"/>
    <w:rsid w:val="003D6F24"/>
    <w:rsid w:val="003D7161"/>
    <w:rsid w:val="003D76E8"/>
    <w:rsid w:val="003D772F"/>
    <w:rsid w:val="003D7F3D"/>
    <w:rsid w:val="003E06E8"/>
    <w:rsid w:val="003E0885"/>
    <w:rsid w:val="003E08EC"/>
    <w:rsid w:val="003E0980"/>
    <w:rsid w:val="003E0ACA"/>
    <w:rsid w:val="003E0B0D"/>
    <w:rsid w:val="003E0CCB"/>
    <w:rsid w:val="003E0E79"/>
    <w:rsid w:val="003E1064"/>
    <w:rsid w:val="003E1197"/>
    <w:rsid w:val="003E1279"/>
    <w:rsid w:val="003E12DD"/>
    <w:rsid w:val="003E13FE"/>
    <w:rsid w:val="003E1A33"/>
    <w:rsid w:val="003E1AEF"/>
    <w:rsid w:val="003E1C62"/>
    <w:rsid w:val="003E1FB0"/>
    <w:rsid w:val="003E20B9"/>
    <w:rsid w:val="003E21DE"/>
    <w:rsid w:val="003E258B"/>
    <w:rsid w:val="003E2A9B"/>
    <w:rsid w:val="003E2C23"/>
    <w:rsid w:val="003E316D"/>
    <w:rsid w:val="003E3232"/>
    <w:rsid w:val="003E338B"/>
    <w:rsid w:val="003E346B"/>
    <w:rsid w:val="003E39E2"/>
    <w:rsid w:val="003E3C1F"/>
    <w:rsid w:val="003E3D6F"/>
    <w:rsid w:val="003E410D"/>
    <w:rsid w:val="003E41D2"/>
    <w:rsid w:val="003E430B"/>
    <w:rsid w:val="003E4571"/>
    <w:rsid w:val="003E46D0"/>
    <w:rsid w:val="003E4A13"/>
    <w:rsid w:val="003E4A6C"/>
    <w:rsid w:val="003E5175"/>
    <w:rsid w:val="003E552B"/>
    <w:rsid w:val="003E5B08"/>
    <w:rsid w:val="003E5C3E"/>
    <w:rsid w:val="003E5E4D"/>
    <w:rsid w:val="003E66F5"/>
    <w:rsid w:val="003E687F"/>
    <w:rsid w:val="003E69DC"/>
    <w:rsid w:val="003E6B60"/>
    <w:rsid w:val="003E6C3E"/>
    <w:rsid w:val="003E6C7F"/>
    <w:rsid w:val="003E6F1B"/>
    <w:rsid w:val="003E6FC7"/>
    <w:rsid w:val="003E7261"/>
    <w:rsid w:val="003E765E"/>
    <w:rsid w:val="003E77DB"/>
    <w:rsid w:val="003E7897"/>
    <w:rsid w:val="003E7A1E"/>
    <w:rsid w:val="003E7D34"/>
    <w:rsid w:val="003E7EBF"/>
    <w:rsid w:val="003F0020"/>
    <w:rsid w:val="003F01B7"/>
    <w:rsid w:val="003F0436"/>
    <w:rsid w:val="003F07A1"/>
    <w:rsid w:val="003F09B5"/>
    <w:rsid w:val="003F0A82"/>
    <w:rsid w:val="003F0E33"/>
    <w:rsid w:val="003F10DA"/>
    <w:rsid w:val="003F123D"/>
    <w:rsid w:val="003F1A0D"/>
    <w:rsid w:val="003F2272"/>
    <w:rsid w:val="003F2334"/>
    <w:rsid w:val="003F281D"/>
    <w:rsid w:val="003F2878"/>
    <w:rsid w:val="003F2945"/>
    <w:rsid w:val="003F2A76"/>
    <w:rsid w:val="003F2A78"/>
    <w:rsid w:val="003F2EFD"/>
    <w:rsid w:val="003F2FF0"/>
    <w:rsid w:val="003F33D3"/>
    <w:rsid w:val="003F3807"/>
    <w:rsid w:val="003F3839"/>
    <w:rsid w:val="003F38E6"/>
    <w:rsid w:val="003F3CF2"/>
    <w:rsid w:val="003F3EF4"/>
    <w:rsid w:val="003F4530"/>
    <w:rsid w:val="003F4576"/>
    <w:rsid w:val="003F46C2"/>
    <w:rsid w:val="003F4F88"/>
    <w:rsid w:val="003F50FF"/>
    <w:rsid w:val="003F5142"/>
    <w:rsid w:val="003F529E"/>
    <w:rsid w:val="003F5416"/>
    <w:rsid w:val="003F5FBB"/>
    <w:rsid w:val="003F612E"/>
    <w:rsid w:val="003F6584"/>
    <w:rsid w:val="003F6646"/>
    <w:rsid w:val="003F668A"/>
    <w:rsid w:val="003F6838"/>
    <w:rsid w:val="003F7358"/>
    <w:rsid w:val="003F7789"/>
    <w:rsid w:val="003F78CB"/>
    <w:rsid w:val="003F791F"/>
    <w:rsid w:val="003F7E51"/>
    <w:rsid w:val="003F7F68"/>
    <w:rsid w:val="003F7FB1"/>
    <w:rsid w:val="004004D3"/>
    <w:rsid w:val="004006E6"/>
    <w:rsid w:val="0040090B"/>
    <w:rsid w:val="00400DC0"/>
    <w:rsid w:val="0040119E"/>
    <w:rsid w:val="004013D4"/>
    <w:rsid w:val="004019C3"/>
    <w:rsid w:val="00401C03"/>
    <w:rsid w:val="00401FAB"/>
    <w:rsid w:val="0040267D"/>
    <w:rsid w:val="0040269C"/>
    <w:rsid w:val="0040288E"/>
    <w:rsid w:val="00402ABF"/>
    <w:rsid w:val="00402B6F"/>
    <w:rsid w:val="00402C5B"/>
    <w:rsid w:val="00402D10"/>
    <w:rsid w:val="00402E94"/>
    <w:rsid w:val="0040312A"/>
    <w:rsid w:val="00403146"/>
    <w:rsid w:val="004032EC"/>
    <w:rsid w:val="0040363F"/>
    <w:rsid w:val="004039BB"/>
    <w:rsid w:val="00403B9E"/>
    <w:rsid w:val="00403E89"/>
    <w:rsid w:val="004041B4"/>
    <w:rsid w:val="0040421B"/>
    <w:rsid w:val="00404433"/>
    <w:rsid w:val="0040450A"/>
    <w:rsid w:val="004046B9"/>
    <w:rsid w:val="00404B20"/>
    <w:rsid w:val="00405160"/>
    <w:rsid w:val="00405494"/>
    <w:rsid w:val="00405C5D"/>
    <w:rsid w:val="00405C61"/>
    <w:rsid w:val="0040610D"/>
    <w:rsid w:val="004065CB"/>
    <w:rsid w:val="00406A5C"/>
    <w:rsid w:val="00406C90"/>
    <w:rsid w:val="00406DA6"/>
    <w:rsid w:val="00406DCA"/>
    <w:rsid w:val="00406F7E"/>
    <w:rsid w:val="0040712F"/>
    <w:rsid w:val="0040714E"/>
    <w:rsid w:val="00407491"/>
    <w:rsid w:val="004074DA"/>
    <w:rsid w:val="00407E3F"/>
    <w:rsid w:val="00407F70"/>
    <w:rsid w:val="00410233"/>
    <w:rsid w:val="00410583"/>
    <w:rsid w:val="00410B2D"/>
    <w:rsid w:val="00410CD8"/>
    <w:rsid w:val="00410EBA"/>
    <w:rsid w:val="0041101C"/>
    <w:rsid w:val="00411090"/>
    <w:rsid w:val="00411CF9"/>
    <w:rsid w:val="00411DDA"/>
    <w:rsid w:val="0041204E"/>
    <w:rsid w:val="00412392"/>
    <w:rsid w:val="0041264F"/>
    <w:rsid w:val="004126A9"/>
    <w:rsid w:val="0041288F"/>
    <w:rsid w:val="00412D83"/>
    <w:rsid w:val="00413206"/>
    <w:rsid w:val="00413F4C"/>
    <w:rsid w:val="00414430"/>
    <w:rsid w:val="0041474B"/>
    <w:rsid w:val="00414EA4"/>
    <w:rsid w:val="004150F7"/>
    <w:rsid w:val="00415111"/>
    <w:rsid w:val="00415350"/>
    <w:rsid w:val="0041549B"/>
    <w:rsid w:val="0041583C"/>
    <w:rsid w:val="00415D15"/>
    <w:rsid w:val="00415E1E"/>
    <w:rsid w:val="004161F3"/>
    <w:rsid w:val="00416424"/>
    <w:rsid w:val="004164C4"/>
    <w:rsid w:val="004166D9"/>
    <w:rsid w:val="00416783"/>
    <w:rsid w:val="00416C0C"/>
    <w:rsid w:val="00416D06"/>
    <w:rsid w:val="00416E26"/>
    <w:rsid w:val="0041719D"/>
    <w:rsid w:val="004175CC"/>
    <w:rsid w:val="00417836"/>
    <w:rsid w:val="004178E9"/>
    <w:rsid w:val="00417949"/>
    <w:rsid w:val="00417EFE"/>
    <w:rsid w:val="00420079"/>
    <w:rsid w:val="00420290"/>
    <w:rsid w:val="004203F6"/>
    <w:rsid w:val="004205E5"/>
    <w:rsid w:val="004208A6"/>
    <w:rsid w:val="004208E1"/>
    <w:rsid w:val="00420AF5"/>
    <w:rsid w:val="00420B04"/>
    <w:rsid w:val="00420CD5"/>
    <w:rsid w:val="0042123E"/>
    <w:rsid w:val="00421B2B"/>
    <w:rsid w:val="00421DF4"/>
    <w:rsid w:val="00422130"/>
    <w:rsid w:val="00422543"/>
    <w:rsid w:val="00422716"/>
    <w:rsid w:val="00422AC8"/>
    <w:rsid w:val="00422BAD"/>
    <w:rsid w:val="00422D2E"/>
    <w:rsid w:val="00422DA1"/>
    <w:rsid w:val="00423027"/>
    <w:rsid w:val="0042313E"/>
    <w:rsid w:val="004231D6"/>
    <w:rsid w:val="0042342E"/>
    <w:rsid w:val="004235FA"/>
    <w:rsid w:val="00423C5D"/>
    <w:rsid w:val="00423D30"/>
    <w:rsid w:val="00423D69"/>
    <w:rsid w:val="004241CD"/>
    <w:rsid w:val="004244C6"/>
    <w:rsid w:val="004245F3"/>
    <w:rsid w:val="004246A6"/>
    <w:rsid w:val="0042481E"/>
    <w:rsid w:val="00424C21"/>
    <w:rsid w:val="00424D5B"/>
    <w:rsid w:val="004252EF"/>
    <w:rsid w:val="0042577A"/>
    <w:rsid w:val="00425781"/>
    <w:rsid w:val="004257CE"/>
    <w:rsid w:val="0042584F"/>
    <w:rsid w:val="00425B1D"/>
    <w:rsid w:val="00425B4B"/>
    <w:rsid w:val="00425B67"/>
    <w:rsid w:val="00425BE3"/>
    <w:rsid w:val="00425D69"/>
    <w:rsid w:val="00425F2C"/>
    <w:rsid w:val="0042655C"/>
    <w:rsid w:val="00426842"/>
    <w:rsid w:val="00426897"/>
    <w:rsid w:val="00426987"/>
    <w:rsid w:val="00426B8E"/>
    <w:rsid w:val="00426EDD"/>
    <w:rsid w:val="00426F43"/>
    <w:rsid w:val="00426F5F"/>
    <w:rsid w:val="004273FF"/>
    <w:rsid w:val="00427A92"/>
    <w:rsid w:val="00427D1B"/>
    <w:rsid w:val="004300EB"/>
    <w:rsid w:val="00430311"/>
    <w:rsid w:val="004305E8"/>
    <w:rsid w:val="00430B50"/>
    <w:rsid w:val="00430C97"/>
    <w:rsid w:val="00431254"/>
    <w:rsid w:val="00431405"/>
    <w:rsid w:val="00431431"/>
    <w:rsid w:val="004314D8"/>
    <w:rsid w:val="0043154A"/>
    <w:rsid w:val="00431A7D"/>
    <w:rsid w:val="00431D8A"/>
    <w:rsid w:val="00432327"/>
    <w:rsid w:val="004326FD"/>
    <w:rsid w:val="00432F65"/>
    <w:rsid w:val="0043349F"/>
    <w:rsid w:val="00433663"/>
    <w:rsid w:val="00433839"/>
    <w:rsid w:val="00433B29"/>
    <w:rsid w:val="00433BE8"/>
    <w:rsid w:val="00433CAF"/>
    <w:rsid w:val="00433CB3"/>
    <w:rsid w:val="00433F55"/>
    <w:rsid w:val="00434044"/>
    <w:rsid w:val="004340B9"/>
    <w:rsid w:val="00434510"/>
    <w:rsid w:val="004345DE"/>
    <w:rsid w:val="004346C5"/>
    <w:rsid w:val="00434804"/>
    <w:rsid w:val="00434964"/>
    <w:rsid w:val="00434A8A"/>
    <w:rsid w:val="00434DA0"/>
    <w:rsid w:val="004351A9"/>
    <w:rsid w:val="004355E8"/>
    <w:rsid w:val="00435A29"/>
    <w:rsid w:val="00435E46"/>
    <w:rsid w:val="00435FEE"/>
    <w:rsid w:val="004361C7"/>
    <w:rsid w:val="00436594"/>
    <w:rsid w:val="00436B68"/>
    <w:rsid w:val="00436CE6"/>
    <w:rsid w:val="00437183"/>
    <w:rsid w:val="004373D9"/>
    <w:rsid w:val="0043764D"/>
    <w:rsid w:val="004378AB"/>
    <w:rsid w:val="00437A66"/>
    <w:rsid w:val="00437CD4"/>
    <w:rsid w:val="00437D45"/>
    <w:rsid w:val="00440020"/>
    <w:rsid w:val="004401A5"/>
    <w:rsid w:val="0044027D"/>
    <w:rsid w:val="00440332"/>
    <w:rsid w:val="004403A2"/>
    <w:rsid w:val="00440657"/>
    <w:rsid w:val="00440757"/>
    <w:rsid w:val="00440D31"/>
    <w:rsid w:val="00440EE8"/>
    <w:rsid w:val="00441121"/>
    <w:rsid w:val="00441315"/>
    <w:rsid w:val="00441618"/>
    <w:rsid w:val="0044169F"/>
    <w:rsid w:val="00441B79"/>
    <w:rsid w:val="00441F77"/>
    <w:rsid w:val="004420C3"/>
    <w:rsid w:val="00442B47"/>
    <w:rsid w:val="00442C92"/>
    <w:rsid w:val="00442F77"/>
    <w:rsid w:val="00443009"/>
    <w:rsid w:val="0044307A"/>
    <w:rsid w:val="00443127"/>
    <w:rsid w:val="00443240"/>
    <w:rsid w:val="00443669"/>
    <w:rsid w:val="00443813"/>
    <w:rsid w:val="00443B47"/>
    <w:rsid w:val="0044419D"/>
    <w:rsid w:val="00444360"/>
    <w:rsid w:val="004443C2"/>
    <w:rsid w:val="00444440"/>
    <w:rsid w:val="00444517"/>
    <w:rsid w:val="00444670"/>
    <w:rsid w:val="004446BC"/>
    <w:rsid w:val="00444767"/>
    <w:rsid w:val="00444AA2"/>
    <w:rsid w:val="00444B50"/>
    <w:rsid w:val="00444BDB"/>
    <w:rsid w:val="0044503E"/>
    <w:rsid w:val="0044574A"/>
    <w:rsid w:val="0044590F"/>
    <w:rsid w:val="00445A24"/>
    <w:rsid w:val="00445CBF"/>
    <w:rsid w:val="00446098"/>
    <w:rsid w:val="0044614B"/>
    <w:rsid w:val="00446182"/>
    <w:rsid w:val="00446352"/>
    <w:rsid w:val="0044676B"/>
    <w:rsid w:val="00446998"/>
    <w:rsid w:val="004469AF"/>
    <w:rsid w:val="00446AAF"/>
    <w:rsid w:val="00446AFC"/>
    <w:rsid w:val="00446E32"/>
    <w:rsid w:val="00446F9E"/>
    <w:rsid w:val="004476B3"/>
    <w:rsid w:val="00447BEE"/>
    <w:rsid w:val="00447CC3"/>
    <w:rsid w:val="00450005"/>
    <w:rsid w:val="004503A2"/>
    <w:rsid w:val="004506DC"/>
    <w:rsid w:val="0045075F"/>
    <w:rsid w:val="00450C0A"/>
    <w:rsid w:val="00450DF6"/>
    <w:rsid w:val="0045136E"/>
    <w:rsid w:val="00451B7E"/>
    <w:rsid w:val="00451C00"/>
    <w:rsid w:val="00451CD2"/>
    <w:rsid w:val="00451EA2"/>
    <w:rsid w:val="004529AE"/>
    <w:rsid w:val="00452D8B"/>
    <w:rsid w:val="00452E1C"/>
    <w:rsid w:val="00452EFB"/>
    <w:rsid w:val="00453039"/>
    <w:rsid w:val="00453348"/>
    <w:rsid w:val="0045390C"/>
    <w:rsid w:val="00453A3F"/>
    <w:rsid w:val="00453C6F"/>
    <w:rsid w:val="00453DB3"/>
    <w:rsid w:val="00454064"/>
    <w:rsid w:val="00454071"/>
    <w:rsid w:val="00454A55"/>
    <w:rsid w:val="00454A76"/>
    <w:rsid w:val="00454E38"/>
    <w:rsid w:val="004551F2"/>
    <w:rsid w:val="004552BA"/>
    <w:rsid w:val="004552D8"/>
    <w:rsid w:val="004558D2"/>
    <w:rsid w:val="00455A83"/>
    <w:rsid w:val="00455C9C"/>
    <w:rsid w:val="00455D07"/>
    <w:rsid w:val="00455F48"/>
    <w:rsid w:val="00455F5D"/>
    <w:rsid w:val="004560A8"/>
    <w:rsid w:val="00456192"/>
    <w:rsid w:val="0045645D"/>
    <w:rsid w:val="00456FA3"/>
    <w:rsid w:val="00456FE3"/>
    <w:rsid w:val="00457124"/>
    <w:rsid w:val="004573EE"/>
    <w:rsid w:val="004578BF"/>
    <w:rsid w:val="004578CE"/>
    <w:rsid w:val="00457B1B"/>
    <w:rsid w:val="00457CDC"/>
    <w:rsid w:val="00457CE0"/>
    <w:rsid w:val="00457CEF"/>
    <w:rsid w:val="004604A2"/>
    <w:rsid w:val="00460B3F"/>
    <w:rsid w:val="00460BA0"/>
    <w:rsid w:val="00460DF0"/>
    <w:rsid w:val="004610FF"/>
    <w:rsid w:val="00461109"/>
    <w:rsid w:val="00461961"/>
    <w:rsid w:val="00461B53"/>
    <w:rsid w:val="00461D96"/>
    <w:rsid w:val="00461EEF"/>
    <w:rsid w:val="004620B0"/>
    <w:rsid w:val="004620C5"/>
    <w:rsid w:val="00462341"/>
    <w:rsid w:val="004628E3"/>
    <w:rsid w:val="00462C16"/>
    <w:rsid w:val="00462C78"/>
    <w:rsid w:val="00462D00"/>
    <w:rsid w:val="004631EA"/>
    <w:rsid w:val="00463636"/>
    <w:rsid w:val="0046381D"/>
    <w:rsid w:val="0046385A"/>
    <w:rsid w:val="00463B73"/>
    <w:rsid w:val="0046420A"/>
    <w:rsid w:val="004647E7"/>
    <w:rsid w:val="00464DBF"/>
    <w:rsid w:val="00465105"/>
    <w:rsid w:val="0046518B"/>
    <w:rsid w:val="004651DC"/>
    <w:rsid w:val="00465309"/>
    <w:rsid w:val="00465543"/>
    <w:rsid w:val="004658E1"/>
    <w:rsid w:val="00465A2A"/>
    <w:rsid w:val="00465ADC"/>
    <w:rsid w:val="00465D0D"/>
    <w:rsid w:val="00465F15"/>
    <w:rsid w:val="00465F56"/>
    <w:rsid w:val="004660D8"/>
    <w:rsid w:val="0046710F"/>
    <w:rsid w:val="0046719C"/>
    <w:rsid w:val="004678AD"/>
    <w:rsid w:val="00467B65"/>
    <w:rsid w:val="00467BCB"/>
    <w:rsid w:val="0047017B"/>
    <w:rsid w:val="004701E2"/>
    <w:rsid w:val="00470BAD"/>
    <w:rsid w:val="00470EE4"/>
    <w:rsid w:val="00470FB5"/>
    <w:rsid w:val="004716B5"/>
    <w:rsid w:val="0047190A"/>
    <w:rsid w:val="00471943"/>
    <w:rsid w:val="00471AE3"/>
    <w:rsid w:val="00471B90"/>
    <w:rsid w:val="004721C4"/>
    <w:rsid w:val="00472648"/>
    <w:rsid w:val="004726FE"/>
    <w:rsid w:val="00472C58"/>
    <w:rsid w:val="00472E9A"/>
    <w:rsid w:val="004730A1"/>
    <w:rsid w:val="004735EF"/>
    <w:rsid w:val="004736AC"/>
    <w:rsid w:val="004736DB"/>
    <w:rsid w:val="00473AE0"/>
    <w:rsid w:val="00473B20"/>
    <w:rsid w:val="004748BE"/>
    <w:rsid w:val="00474E23"/>
    <w:rsid w:val="00475061"/>
    <w:rsid w:val="004753EB"/>
    <w:rsid w:val="0047581F"/>
    <w:rsid w:val="00475B4D"/>
    <w:rsid w:val="00475FA7"/>
    <w:rsid w:val="0047611C"/>
    <w:rsid w:val="00476329"/>
    <w:rsid w:val="0047658B"/>
    <w:rsid w:val="00476825"/>
    <w:rsid w:val="00476A2E"/>
    <w:rsid w:val="00476CB6"/>
    <w:rsid w:val="00477023"/>
    <w:rsid w:val="004770CB"/>
    <w:rsid w:val="00477706"/>
    <w:rsid w:val="004777CB"/>
    <w:rsid w:val="0047786E"/>
    <w:rsid w:val="00477BA8"/>
    <w:rsid w:val="00477D27"/>
    <w:rsid w:val="0048035B"/>
    <w:rsid w:val="004804E4"/>
    <w:rsid w:val="00481490"/>
    <w:rsid w:val="004815DB"/>
    <w:rsid w:val="00481659"/>
    <w:rsid w:val="004819BF"/>
    <w:rsid w:val="00481A04"/>
    <w:rsid w:val="00481EF9"/>
    <w:rsid w:val="00481F96"/>
    <w:rsid w:val="00481FC2"/>
    <w:rsid w:val="00482186"/>
    <w:rsid w:val="00482664"/>
    <w:rsid w:val="004826CE"/>
    <w:rsid w:val="0048316A"/>
    <w:rsid w:val="00483336"/>
    <w:rsid w:val="004839C7"/>
    <w:rsid w:val="00483BCD"/>
    <w:rsid w:val="0048401B"/>
    <w:rsid w:val="004840CA"/>
    <w:rsid w:val="004841CC"/>
    <w:rsid w:val="00485303"/>
    <w:rsid w:val="004853EC"/>
    <w:rsid w:val="00485404"/>
    <w:rsid w:val="004861F8"/>
    <w:rsid w:val="004863E6"/>
    <w:rsid w:val="00486589"/>
    <w:rsid w:val="0048669F"/>
    <w:rsid w:val="00486A93"/>
    <w:rsid w:val="00486BEB"/>
    <w:rsid w:val="00486EEE"/>
    <w:rsid w:val="00486FDF"/>
    <w:rsid w:val="004871C7"/>
    <w:rsid w:val="0048728E"/>
    <w:rsid w:val="0048763D"/>
    <w:rsid w:val="00487A9B"/>
    <w:rsid w:val="00487D40"/>
    <w:rsid w:val="00487DFD"/>
    <w:rsid w:val="0049002D"/>
    <w:rsid w:val="004900F0"/>
    <w:rsid w:val="004902BD"/>
    <w:rsid w:val="004904CE"/>
    <w:rsid w:val="00490A58"/>
    <w:rsid w:val="00490B7D"/>
    <w:rsid w:val="00490C53"/>
    <w:rsid w:val="00490E10"/>
    <w:rsid w:val="00491069"/>
    <w:rsid w:val="00491124"/>
    <w:rsid w:val="004916BB"/>
    <w:rsid w:val="004918BE"/>
    <w:rsid w:val="00491B6B"/>
    <w:rsid w:val="00491B72"/>
    <w:rsid w:val="00491D9B"/>
    <w:rsid w:val="00492065"/>
    <w:rsid w:val="004922B2"/>
    <w:rsid w:val="004923E6"/>
    <w:rsid w:val="004923F5"/>
    <w:rsid w:val="0049244F"/>
    <w:rsid w:val="00492ABD"/>
    <w:rsid w:val="00492C82"/>
    <w:rsid w:val="00492ED2"/>
    <w:rsid w:val="004930ED"/>
    <w:rsid w:val="00493A5A"/>
    <w:rsid w:val="00493C3D"/>
    <w:rsid w:val="00493E40"/>
    <w:rsid w:val="0049435C"/>
    <w:rsid w:val="0049465E"/>
    <w:rsid w:val="00494A41"/>
    <w:rsid w:val="00494BFB"/>
    <w:rsid w:val="00494D81"/>
    <w:rsid w:val="00495083"/>
    <w:rsid w:val="0049524F"/>
    <w:rsid w:val="00495476"/>
    <w:rsid w:val="00495D1B"/>
    <w:rsid w:val="0049605C"/>
    <w:rsid w:val="00496125"/>
    <w:rsid w:val="0049667D"/>
    <w:rsid w:val="00496928"/>
    <w:rsid w:val="00496BD8"/>
    <w:rsid w:val="00496F99"/>
    <w:rsid w:val="004971DC"/>
    <w:rsid w:val="0049727B"/>
    <w:rsid w:val="0049732B"/>
    <w:rsid w:val="00497355"/>
    <w:rsid w:val="00497818"/>
    <w:rsid w:val="00497C18"/>
    <w:rsid w:val="00497D2E"/>
    <w:rsid w:val="00497E93"/>
    <w:rsid w:val="00497EC8"/>
    <w:rsid w:val="004A05B9"/>
    <w:rsid w:val="004A0DA2"/>
    <w:rsid w:val="004A0DD2"/>
    <w:rsid w:val="004A1144"/>
    <w:rsid w:val="004A122C"/>
    <w:rsid w:val="004A1511"/>
    <w:rsid w:val="004A15B1"/>
    <w:rsid w:val="004A18D4"/>
    <w:rsid w:val="004A19B7"/>
    <w:rsid w:val="004A1B5C"/>
    <w:rsid w:val="004A2008"/>
    <w:rsid w:val="004A22FD"/>
    <w:rsid w:val="004A251B"/>
    <w:rsid w:val="004A2834"/>
    <w:rsid w:val="004A2BEC"/>
    <w:rsid w:val="004A3054"/>
    <w:rsid w:val="004A30E8"/>
    <w:rsid w:val="004A35F7"/>
    <w:rsid w:val="004A3952"/>
    <w:rsid w:val="004A3998"/>
    <w:rsid w:val="004A3C29"/>
    <w:rsid w:val="004A3DD9"/>
    <w:rsid w:val="004A3DFD"/>
    <w:rsid w:val="004A4229"/>
    <w:rsid w:val="004A4E3C"/>
    <w:rsid w:val="004A4FE1"/>
    <w:rsid w:val="004A5205"/>
    <w:rsid w:val="004A5580"/>
    <w:rsid w:val="004A56EC"/>
    <w:rsid w:val="004A5760"/>
    <w:rsid w:val="004A591D"/>
    <w:rsid w:val="004A592F"/>
    <w:rsid w:val="004A60CE"/>
    <w:rsid w:val="004A66B6"/>
    <w:rsid w:val="004A6A48"/>
    <w:rsid w:val="004A7310"/>
    <w:rsid w:val="004A7A25"/>
    <w:rsid w:val="004B02CF"/>
    <w:rsid w:val="004B0356"/>
    <w:rsid w:val="004B03AF"/>
    <w:rsid w:val="004B0946"/>
    <w:rsid w:val="004B0A1D"/>
    <w:rsid w:val="004B0B22"/>
    <w:rsid w:val="004B0D74"/>
    <w:rsid w:val="004B0E5E"/>
    <w:rsid w:val="004B0EEB"/>
    <w:rsid w:val="004B10A3"/>
    <w:rsid w:val="004B114F"/>
    <w:rsid w:val="004B1469"/>
    <w:rsid w:val="004B1633"/>
    <w:rsid w:val="004B1B1D"/>
    <w:rsid w:val="004B1CA1"/>
    <w:rsid w:val="004B2085"/>
    <w:rsid w:val="004B21DF"/>
    <w:rsid w:val="004B2349"/>
    <w:rsid w:val="004B2481"/>
    <w:rsid w:val="004B2BAA"/>
    <w:rsid w:val="004B31B4"/>
    <w:rsid w:val="004B3A4D"/>
    <w:rsid w:val="004B3AF4"/>
    <w:rsid w:val="004B3B16"/>
    <w:rsid w:val="004B3F41"/>
    <w:rsid w:val="004B4305"/>
    <w:rsid w:val="004B4373"/>
    <w:rsid w:val="004B43C2"/>
    <w:rsid w:val="004B4402"/>
    <w:rsid w:val="004B4493"/>
    <w:rsid w:val="004B4932"/>
    <w:rsid w:val="004B4B9E"/>
    <w:rsid w:val="004B515F"/>
    <w:rsid w:val="004B5171"/>
    <w:rsid w:val="004B5302"/>
    <w:rsid w:val="004B5386"/>
    <w:rsid w:val="004B53E8"/>
    <w:rsid w:val="004B540C"/>
    <w:rsid w:val="004B54BD"/>
    <w:rsid w:val="004B569C"/>
    <w:rsid w:val="004B59C3"/>
    <w:rsid w:val="004B5B31"/>
    <w:rsid w:val="004B5BC1"/>
    <w:rsid w:val="004B5D0F"/>
    <w:rsid w:val="004B5DEE"/>
    <w:rsid w:val="004B5E88"/>
    <w:rsid w:val="004B6463"/>
    <w:rsid w:val="004B661D"/>
    <w:rsid w:val="004B6819"/>
    <w:rsid w:val="004B6C36"/>
    <w:rsid w:val="004B6E35"/>
    <w:rsid w:val="004B706E"/>
    <w:rsid w:val="004B79E9"/>
    <w:rsid w:val="004C0035"/>
    <w:rsid w:val="004C0731"/>
    <w:rsid w:val="004C07ED"/>
    <w:rsid w:val="004C0A21"/>
    <w:rsid w:val="004C0C9B"/>
    <w:rsid w:val="004C0FB8"/>
    <w:rsid w:val="004C14BC"/>
    <w:rsid w:val="004C189D"/>
    <w:rsid w:val="004C19FA"/>
    <w:rsid w:val="004C1A37"/>
    <w:rsid w:val="004C1ABD"/>
    <w:rsid w:val="004C21E6"/>
    <w:rsid w:val="004C2334"/>
    <w:rsid w:val="004C294A"/>
    <w:rsid w:val="004C2F5C"/>
    <w:rsid w:val="004C36A9"/>
    <w:rsid w:val="004C3770"/>
    <w:rsid w:val="004C389F"/>
    <w:rsid w:val="004C38AA"/>
    <w:rsid w:val="004C3913"/>
    <w:rsid w:val="004C46DB"/>
    <w:rsid w:val="004C4905"/>
    <w:rsid w:val="004C4F0C"/>
    <w:rsid w:val="004C509A"/>
    <w:rsid w:val="004C57D3"/>
    <w:rsid w:val="004C591A"/>
    <w:rsid w:val="004C5937"/>
    <w:rsid w:val="004C5A53"/>
    <w:rsid w:val="004C5C91"/>
    <w:rsid w:val="004C5DA0"/>
    <w:rsid w:val="004C5F45"/>
    <w:rsid w:val="004C6A6B"/>
    <w:rsid w:val="004C6CEC"/>
    <w:rsid w:val="004C6D76"/>
    <w:rsid w:val="004C72A5"/>
    <w:rsid w:val="004C74CC"/>
    <w:rsid w:val="004C780B"/>
    <w:rsid w:val="004C7BDF"/>
    <w:rsid w:val="004C7C17"/>
    <w:rsid w:val="004D01C3"/>
    <w:rsid w:val="004D0268"/>
    <w:rsid w:val="004D0286"/>
    <w:rsid w:val="004D043B"/>
    <w:rsid w:val="004D0452"/>
    <w:rsid w:val="004D0717"/>
    <w:rsid w:val="004D07FE"/>
    <w:rsid w:val="004D08FB"/>
    <w:rsid w:val="004D0B91"/>
    <w:rsid w:val="004D10A9"/>
    <w:rsid w:val="004D1596"/>
    <w:rsid w:val="004D16F3"/>
    <w:rsid w:val="004D1DBF"/>
    <w:rsid w:val="004D1DDA"/>
    <w:rsid w:val="004D225D"/>
    <w:rsid w:val="004D25DA"/>
    <w:rsid w:val="004D298D"/>
    <w:rsid w:val="004D2AED"/>
    <w:rsid w:val="004D3764"/>
    <w:rsid w:val="004D37DE"/>
    <w:rsid w:val="004D3894"/>
    <w:rsid w:val="004D3B2F"/>
    <w:rsid w:val="004D3C7B"/>
    <w:rsid w:val="004D3DCA"/>
    <w:rsid w:val="004D3EC8"/>
    <w:rsid w:val="004D3FA6"/>
    <w:rsid w:val="004D4117"/>
    <w:rsid w:val="004D420D"/>
    <w:rsid w:val="004D4890"/>
    <w:rsid w:val="004D4EEA"/>
    <w:rsid w:val="004D4FA2"/>
    <w:rsid w:val="004D506A"/>
    <w:rsid w:val="004D515B"/>
    <w:rsid w:val="004D5225"/>
    <w:rsid w:val="004D57CB"/>
    <w:rsid w:val="004D590E"/>
    <w:rsid w:val="004D59C8"/>
    <w:rsid w:val="004D5F51"/>
    <w:rsid w:val="004D6125"/>
    <w:rsid w:val="004D6148"/>
    <w:rsid w:val="004D634D"/>
    <w:rsid w:val="004D6396"/>
    <w:rsid w:val="004D6429"/>
    <w:rsid w:val="004D6809"/>
    <w:rsid w:val="004D6B35"/>
    <w:rsid w:val="004D6CDF"/>
    <w:rsid w:val="004D70E5"/>
    <w:rsid w:val="004D7194"/>
    <w:rsid w:val="004D726F"/>
    <w:rsid w:val="004D731C"/>
    <w:rsid w:val="004D78E1"/>
    <w:rsid w:val="004D79E3"/>
    <w:rsid w:val="004D7A5E"/>
    <w:rsid w:val="004D7AF4"/>
    <w:rsid w:val="004D7F2C"/>
    <w:rsid w:val="004E0491"/>
    <w:rsid w:val="004E055E"/>
    <w:rsid w:val="004E059A"/>
    <w:rsid w:val="004E0734"/>
    <w:rsid w:val="004E0A4D"/>
    <w:rsid w:val="004E0D23"/>
    <w:rsid w:val="004E108E"/>
    <w:rsid w:val="004E1291"/>
    <w:rsid w:val="004E1859"/>
    <w:rsid w:val="004E1F32"/>
    <w:rsid w:val="004E2194"/>
    <w:rsid w:val="004E2626"/>
    <w:rsid w:val="004E28D7"/>
    <w:rsid w:val="004E29B0"/>
    <w:rsid w:val="004E2B09"/>
    <w:rsid w:val="004E2C1E"/>
    <w:rsid w:val="004E2DA3"/>
    <w:rsid w:val="004E33FD"/>
    <w:rsid w:val="004E3469"/>
    <w:rsid w:val="004E36B1"/>
    <w:rsid w:val="004E38E2"/>
    <w:rsid w:val="004E3CC0"/>
    <w:rsid w:val="004E3DE2"/>
    <w:rsid w:val="004E4AAF"/>
    <w:rsid w:val="004E4F14"/>
    <w:rsid w:val="004E4F95"/>
    <w:rsid w:val="004E5D47"/>
    <w:rsid w:val="004E5D83"/>
    <w:rsid w:val="004E6211"/>
    <w:rsid w:val="004E62F1"/>
    <w:rsid w:val="004E63A1"/>
    <w:rsid w:val="004E67C4"/>
    <w:rsid w:val="004E6BE0"/>
    <w:rsid w:val="004E7084"/>
    <w:rsid w:val="004E71B4"/>
    <w:rsid w:val="004E737A"/>
    <w:rsid w:val="004E7650"/>
    <w:rsid w:val="004E77B3"/>
    <w:rsid w:val="004E77CC"/>
    <w:rsid w:val="004E787D"/>
    <w:rsid w:val="004E797F"/>
    <w:rsid w:val="004E7AB1"/>
    <w:rsid w:val="004E7CB0"/>
    <w:rsid w:val="004F001B"/>
    <w:rsid w:val="004F0224"/>
    <w:rsid w:val="004F0405"/>
    <w:rsid w:val="004F0445"/>
    <w:rsid w:val="004F0FDE"/>
    <w:rsid w:val="004F10E6"/>
    <w:rsid w:val="004F10EE"/>
    <w:rsid w:val="004F1770"/>
    <w:rsid w:val="004F1BB0"/>
    <w:rsid w:val="004F1D2F"/>
    <w:rsid w:val="004F268A"/>
    <w:rsid w:val="004F26C1"/>
    <w:rsid w:val="004F283F"/>
    <w:rsid w:val="004F2A36"/>
    <w:rsid w:val="004F3302"/>
    <w:rsid w:val="004F374F"/>
    <w:rsid w:val="004F37E2"/>
    <w:rsid w:val="004F397D"/>
    <w:rsid w:val="004F3B93"/>
    <w:rsid w:val="004F3DAC"/>
    <w:rsid w:val="004F3E39"/>
    <w:rsid w:val="004F44D3"/>
    <w:rsid w:val="004F46D2"/>
    <w:rsid w:val="004F4B21"/>
    <w:rsid w:val="004F4C37"/>
    <w:rsid w:val="004F4CBA"/>
    <w:rsid w:val="004F4D14"/>
    <w:rsid w:val="004F504E"/>
    <w:rsid w:val="004F51A6"/>
    <w:rsid w:val="004F52ED"/>
    <w:rsid w:val="004F54A3"/>
    <w:rsid w:val="004F56AD"/>
    <w:rsid w:val="004F575C"/>
    <w:rsid w:val="004F576A"/>
    <w:rsid w:val="004F5AC2"/>
    <w:rsid w:val="004F5B74"/>
    <w:rsid w:val="004F5D13"/>
    <w:rsid w:val="004F63CE"/>
    <w:rsid w:val="004F66BC"/>
    <w:rsid w:val="004F684D"/>
    <w:rsid w:val="004F6A75"/>
    <w:rsid w:val="004F6AB2"/>
    <w:rsid w:val="004F6C89"/>
    <w:rsid w:val="004F6EDA"/>
    <w:rsid w:val="004F7021"/>
    <w:rsid w:val="004F7358"/>
    <w:rsid w:val="004F7443"/>
    <w:rsid w:val="004F7667"/>
    <w:rsid w:val="004F7D25"/>
    <w:rsid w:val="004F7DD7"/>
    <w:rsid w:val="00500166"/>
    <w:rsid w:val="00500176"/>
    <w:rsid w:val="005002A8"/>
    <w:rsid w:val="00500798"/>
    <w:rsid w:val="00500804"/>
    <w:rsid w:val="00500926"/>
    <w:rsid w:val="00500B6D"/>
    <w:rsid w:val="00500B80"/>
    <w:rsid w:val="00500BF0"/>
    <w:rsid w:val="00500CA2"/>
    <w:rsid w:val="00500D25"/>
    <w:rsid w:val="0050160E"/>
    <w:rsid w:val="005020A2"/>
    <w:rsid w:val="00502534"/>
    <w:rsid w:val="0050312F"/>
    <w:rsid w:val="0050322D"/>
    <w:rsid w:val="00503260"/>
    <w:rsid w:val="0050327C"/>
    <w:rsid w:val="00503489"/>
    <w:rsid w:val="0050367D"/>
    <w:rsid w:val="00503769"/>
    <w:rsid w:val="00503839"/>
    <w:rsid w:val="0050399A"/>
    <w:rsid w:val="005039AD"/>
    <w:rsid w:val="00503E8D"/>
    <w:rsid w:val="00503EDA"/>
    <w:rsid w:val="005045CC"/>
    <w:rsid w:val="0050497E"/>
    <w:rsid w:val="00504BEB"/>
    <w:rsid w:val="00504D48"/>
    <w:rsid w:val="00504D80"/>
    <w:rsid w:val="00504E15"/>
    <w:rsid w:val="00504FAA"/>
    <w:rsid w:val="00505433"/>
    <w:rsid w:val="00505630"/>
    <w:rsid w:val="00505F35"/>
    <w:rsid w:val="00505F94"/>
    <w:rsid w:val="00505FF9"/>
    <w:rsid w:val="00506249"/>
    <w:rsid w:val="00506CAA"/>
    <w:rsid w:val="00506D94"/>
    <w:rsid w:val="005072FE"/>
    <w:rsid w:val="0050788F"/>
    <w:rsid w:val="00507A00"/>
    <w:rsid w:val="00507B53"/>
    <w:rsid w:val="00507F2B"/>
    <w:rsid w:val="005102B9"/>
    <w:rsid w:val="00510555"/>
    <w:rsid w:val="00510654"/>
    <w:rsid w:val="005108FC"/>
    <w:rsid w:val="00510FC0"/>
    <w:rsid w:val="0051134C"/>
    <w:rsid w:val="0051146E"/>
    <w:rsid w:val="005117BA"/>
    <w:rsid w:val="00511B94"/>
    <w:rsid w:val="00512868"/>
    <w:rsid w:val="00512A12"/>
    <w:rsid w:val="00512C2B"/>
    <w:rsid w:val="00512EAC"/>
    <w:rsid w:val="00512FCB"/>
    <w:rsid w:val="005133BB"/>
    <w:rsid w:val="00513566"/>
    <w:rsid w:val="00513D0C"/>
    <w:rsid w:val="00513E25"/>
    <w:rsid w:val="00513EDE"/>
    <w:rsid w:val="0051435D"/>
    <w:rsid w:val="0051448A"/>
    <w:rsid w:val="005145B1"/>
    <w:rsid w:val="0051498F"/>
    <w:rsid w:val="00514D1C"/>
    <w:rsid w:val="00514D48"/>
    <w:rsid w:val="005154F6"/>
    <w:rsid w:val="005156B0"/>
    <w:rsid w:val="00515E13"/>
    <w:rsid w:val="005160D7"/>
    <w:rsid w:val="005163B6"/>
    <w:rsid w:val="005164DE"/>
    <w:rsid w:val="005164ED"/>
    <w:rsid w:val="005164F3"/>
    <w:rsid w:val="0051659E"/>
    <w:rsid w:val="005167C2"/>
    <w:rsid w:val="005167E3"/>
    <w:rsid w:val="005169FE"/>
    <w:rsid w:val="00516A3D"/>
    <w:rsid w:val="00516A68"/>
    <w:rsid w:val="00516B0C"/>
    <w:rsid w:val="00516C04"/>
    <w:rsid w:val="00517819"/>
    <w:rsid w:val="005178C2"/>
    <w:rsid w:val="005178CE"/>
    <w:rsid w:val="00517EE2"/>
    <w:rsid w:val="0052007B"/>
    <w:rsid w:val="005204EE"/>
    <w:rsid w:val="0052061C"/>
    <w:rsid w:val="0052066C"/>
    <w:rsid w:val="00520710"/>
    <w:rsid w:val="005208DF"/>
    <w:rsid w:val="00520BA7"/>
    <w:rsid w:val="00520E18"/>
    <w:rsid w:val="00520FC1"/>
    <w:rsid w:val="00521206"/>
    <w:rsid w:val="005212A2"/>
    <w:rsid w:val="00521357"/>
    <w:rsid w:val="00521C19"/>
    <w:rsid w:val="00521DEE"/>
    <w:rsid w:val="00521FB4"/>
    <w:rsid w:val="005222BE"/>
    <w:rsid w:val="00522376"/>
    <w:rsid w:val="005223E4"/>
    <w:rsid w:val="005227EC"/>
    <w:rsid w:val="005229D0"/>
    <w:rsid w:val="005229EE"/>
    <w:rsid w:val="00522C75"/>
    <w:rsid w:val="00522D89"/>
    <w:rsid w:val="0052334E"/>
    <w:rsid w:val="005233F8"/>
    <w:rsid w:val="00523579"/>
    <w:rsid w:val="00523956"/>
    <w:rsid w:val="00523AE3"/>
    <w:rsid w:val="00523B20"/>
    <w:rsid w:val="00523C21"/>
    <w:rsid w:val="00523CC4"/>
    <w:rsid w:val="00523D2A"/>
    <w:rsid w:val="00524087"/>
    <w:rsid w:val="005243D5"/>
    <w:rsid w:val="00524485"/>
    <w:rsid w:val="00524578"/>
    <w:rsid w:val="005248DD"/>
    <w:rsid w:val="00524C22"/>
    <w:rsid w:val="00524CE5"/>
    <w:rsid w:val="00524DB9"/>
    <w:rsid w:val="005250AF"/>
    <w:rsid w:val="00525413"/>
    <w:rsid w:val="005254A4"/>
    <w:rsid w:val="00525770"/>
    <w:rsid w:val="00525D0C"/>
    <w:rsid w:val="00525DBA"/>
    <w:rsid w:val="00525EE5"/>
    <w:rsid w:val="00526632"/>
    <w:rsid w:val="005267C1"/>
    <w:rsid w:val="00526E56"/>
    <w:rsid w:val="005270E1"/>
    <w:rsid w:val="0052720A"/>
    <w:rsid w:val="005275DF"/>
    <w:rsid w:val="00527996"/>
    <w:rsid w:val="00527998"/>
    <w:rsid w:val="005279DF"/>
    <w:rsid w:val="00527A80"/>
    <w:rsid w:val="00527EC6"/>
    <w:rsid w:val="005308D5"/>
    <w:rsid w:val="00530B72"/>
    <w:rsid w:val="00530F5A"/>
    <w:rsid w:val="00531125"/>
    <w:rsid w:val="005313D0"/>
    <w:rsid w:val="00531902"/>
    <w:rsid w:val="00531D12"/>
    <w:rsid w:val="0053214D"/>
    <w:rsid w:val="00532482"/>
    <w:rsid w:val="005326F0"/>
    <w:rsid w:val="00532786"/>
    <w:rsid w:val="00532D4B"/>
    <w:rsid w:val="00532DE1"/>
    <w:rsid w:val="00532F75"/>
    <w:rsid w:val="0053318B"/>
    <w:rsid w:val="005331F5"/>
    <w:rsid w:val="005333BC"/>
    <w:rsid w:val="0053366C"/>
    <w:rsid w:val="00533B14"/>
    <w:rsid w:val="00533F30"/>
    <w:rsid w:val="0053409B"/>
    <w:rsid w:val="0053436C"/>
    <w:rsid w:val="00534411"/>
    <w:rsid w:val="005345BC"/>
    <w:rsid w:val="0053475A"/>
    <w:rsid w:val="0053475F"/>
    <w:rsid w:val="005349AC"/>
    <w:rsid w:val="00535160"/>
    <w:rsid w:val="00535604"/>
    <w:rsid w:val="00535668"/>
    <w:rsid w:val="005358C1"/>
    <w:rsid w:val="005358EF"/>
    <w:rsid w:val="00535F66"/>
    <w:rsid w:val="0053606D"/>
    <w:rsid w:val="005361D4"/>
    <w:rsid w:val="0053697D"/>
    <w:rsid w:val="00536A21"/>
    <w:rsid w:val="00537424"/>
    <w:rsid w:val="00537860"/>
    <w:rsid w:val="00537B8C"/>
    <w:rsid w:val="00537C97"/>
    <w:rsid w:val="005401CC"/>
    <w:rsid w:val="00540287"/>
    <w:rsid w:val="005403D1"/>
    <w:rsid w:val="0054049D"/>
    <w:rsid w:val="00540C0A"/>
    <w:rsid w:val="00540F45"/>
    <w:rsid w:val="0054146C"/>
    <w:rsid w:val="00541AF8"/>
    <w:rsid w:val="00541D2C"/>
    <w:rsid w:val="00542464"/>
    <w:rsid w:val="0054256F"/>
    <w:rsid w:val="0054262B"/>
    <w:rsid w:val="00542909"/>
    <w:rsid w:val="00542AFC"/>
    <w:rsid w:val="00542ED9"/>
    <w:rsid w:val="00543251"/>
    <w:rsid w:val="00543CC4"/>
    <w:rsid w:val="0054427C"/>
    <w:rsid w:val="00544726"/>
    <w:rsid w:val="00544AFF"/>
    <w:rsid w:val="00544B20"/>
    <w:rsid w:val="00544BBB"/>
    <w:rsid w:val="00544C9E"/>
    <w:rsid w:val="0054510E"/>
    <w:rsid w:val="005452A3"/>
    <w:rsid w:val="005459C3"/>
    <w:rsid w:val="00545C81"/>
    <w:rsid w:val="00545FC9"/>
    <w:rsid w:val="00546321"/>
    <w:rsid w:val="005463E7"/>
    <w:rsid w:val="00546696"/>
    <w:rsid w:val="00546762"/>
    <w:rsid w:val="00546AA7"/>
    <w:rsid w:val="005476BD"/>
    <w:rsid w:val="00547AA8"/>
    <w:rsid w:val="00547C08"/>
    <w:rsid w:val="00550001"/>
    <w:rsid w:val="0055003A"/>
    <w:rsid w:val="00550308"/>
    <w:rsid w:val="0055039A"/>
    <w:rsid w:val="0055051F"/>
    <w:rsid w:val="00550523"/>
    <w:rsid w:val="005509DA"/>
    <w:rsid w:val="0055178E"/>
    <w:rsid w:val="00551795"/>
    <w:rsid w:val="00551AD2"/>
    <w:rsid w:val="00551B74"/>
    <w:rsid w:val="00552248"/>
    <w:rsid w:val="00552277"/>
    <w:rsid w:val="005524EE"/>
    <w:rsid w:val="00552B30"/>
    <w:rsid w:val="00553035"/>
    <w:rsid w:val="00553132"/>
    <w:rsid w:val="0055313A"/>
    <w:rsid w:val="0055318A"/>
    <w:rsid w:val="00553354"/>
    <w:rsid w:val="0055356B"/>
    <w:rsid w:val="005537FA"/>
    <w:rsid w:val="005543E7"/>
    <w:rsid w:val="00554459"/>
    <w:rsid w:val="0055448E"/>
    <w:rsid w:val="00554A46"/>
    <w:rsid w:val="005552EE"/>
    <w:rsid w:val="00555481"/>
    <w:rsid w:val="00555576"/>
    <w:rsid w:val="00555701"/>
    <w:rsid w:val="005557DF"/>
    <w:rsid w:val="00555E0F"/>
    <w:rsid w:val="00556441"/>
    <w:rsid w:val="00556DB6"/>
    <w:rsid w:val="0055786F"/>
    <w:rsid w:val="00557A25"/>
    <w:rsid w:val="00557AA5"/>
    <w:rsid w:val="00557E4F"/>
    <w:rsid w:val="00560152"/>
    <w:rsid w:val="0056016B"/>
    <w:rsid w:val="00560391"/>
    <w:rsid w:val="0056048F"/>
    <w:rsid w:val="005605FC"/>
    <w:rsid w:val="0056095E"/>
    <w:rsid w:val="00560CD0"/>
    <w:rsid w:val="00561081"/>
    <w:rsid w:val="0056118E"/>
    <w:rsid w:val="005611E4"/>
    <w:rsid w:val="0056164A"/>
    <w:rsid w:val="00561858"/>
    <w:rsid w:val="00561A8C"/>
    <w:rsid w:val="00561B16"/>
    <w:rsid w:val="00561B84"/>
    <w:rsid w:val="00561E48"/>
    <w:rsid w:val="00562076"/>
    <w:rsid w:val="00562A83"/>
    <w:rsid w:val="00562EEB"/>
    <w:rsid w:val="00563612"/>
    <w:rsid w:val="005637A6"/>
    <w:rsid w:val="0056381B"/>
    <w:rsid w:val="00563CA5"/>
    <w:rsid w:val="00563DAF"/>
    <w:rsid w:val="005644DE"/>
    <w:rsid w:val="00564662"/>
    <w:rsid w:val="00564B14"/>
    <w:rsid w:val="00564E69"/>
    <w:rsid w:val="00565222"/>
    <w:rsid w:val="00565844"/>
    <w:rsid w:val="00565AAA"/>
    <w:rsid w:val="00565E20"/>
    <w:rsid w:val="00565E21"/>
    <w:rsid w:val="00565E27"/>
    <w:rsid w:val="00566387"/>
    <w:rsid w:val="005663D8"/>
    <w:rsid w:val="00566487"/>
    <w:rsid w:val="005664C1"/>
    <w:rsid w:val="00566505"/>
    <w:rsid w:val="00566BB1"/>
    <w:rsid w:val="00566BFD"/>
    <w:rsid w:val="00566C95"/>
    <w:rsid w:val="00566D09"/>
    <w:rsid w:val="00566D4A"/>
    <w:rsid w:val="00566DB5"/>
    <w:rsid w:val="00566EE6"/>
    <w:rsid w:val="005671C5"/>
    <w:rsid w:val="005672E8"/>
    <w:rsid w:val="0056735E"/>
    <w:rsid w:val="005674AE"/>
    <w:rsid w:val="005674D7"/>
    <w:rsid w:val="00567707"/>
    <w:rsid w:val="005677CF"/>
    <w:rsid w:val="0056792D"/>
    <w:rsid w:val="00567A23"/>
    <w:rsid w:val="00567B27"/>
    <w:rsid w:val="00567BB6"/>
    <w:rsid w:val="00567DA2"/>
    <w:rsid w:val="00567E38"/>
    <w:rsid w:val="0057029C"/>
    <w:rsid w:val="00570A7D"/>
    <w:rsid w:val="00570F30"/>
    <w:rsid w:val="00571124"/>
    <w:rsid w:val="005711B9"/>
    <w:rsid w:val="00571271"/>
    <w:rsid w:val="005713BF"/>
    <w:rsid w:val="00571479"/>
    <w:rsid w:val="00571590"/>
    <w:rsid w:val="00571DA7"/>
    <w:rsid w:val="005723F2"/>
    <w:rsid w:val="00572476"/>
    <w:rsid w:val="00572533"/>
    <w:rsid w:val="00572596"/>
    <w:rsid w:val="00572682"/>
    <w:rsid w:val="005726FE"/>
    <w:rsid w:val="00572C3B"/>
    <w:rsid w:val="00572D4C"/>
    <w:rsid w:val="0057315B"/>
    <w:rsid w:val="005733E3"/>
    <w:rsid w:val="00573647"/>
    <w:rsid w:val="00573BE6"/>
    <w:rsid w:val="005742C7"/>
    <w:rsid w:val="0057451A"/>
    <w:rsid w:val="0057478F"/>
    <w:rsid w:val="00574C23"/>
    <w:rsid w:val="00574F26"/>
    <w:rsid w:val="0057513F"/>
    <w:rsid w:val="0057531B"/>
    <w:rsid w:val="005755FC"/>
    <w:rsid w:val="00575687"/>
    <w:rsid w:val="005757BE"/>
    <w:rsid w:val="005757DC"/>
    <w:rsid w:val="00575A86"/>
    <w:rsid w:val="00575C31"/>
    <w:rsid w:val="00575D2D"/>
    <w:rsid w:val="00575E74"/>
    <w:rsid w:val="005760BC"/>
    <w:rsid w:val="00576428"/>
    <w:rsid w:val="00576730"/>
    <w:rsid w:val="0057699D"/>
    <w:rsid w:val="005771F5"/>
    <w:rsid w:val="00577560"/>
    <w:rsid w:val="00577710"/>
    <w:rsid w:val="00577BB0"/>
    <w:rsid w:val="00577CFA"/>
    <w:rsid w:val="00577F51"/>
    <w:rsid w:val="005802E1"/>
    <w:rsid w:val="0058053F"/>
    <w:rsid w:val="005812DB"/>
    <w:rsid w:val="005813A8"/>
    <w:rsid w:val="00581605"/>
    <w:rsid w:val="00581794"/>
    <w:rsid w:val="00581DF7"/>
    <w:rsid w:val="00581EF8"/>
    <w:rsid w:val="00582351"/>
    <w:rsid w:val="005829E8"/>
    <w:rsid w:val="00582D0B"/>
    <w:rsid w:val="00582FF1"/>
    <w:rsid w:val="0058312A"/>
    <w:rsid w:val="00583554"/>
    <w:rsid w:val="0058358B"/>
    <w:rsid w:val="005835A2"/>
    <w:rsid w:val="00583696"/>
    <w:rsid w:val="005836E6"/>
    <w:rsid w:val="00583D27"/>
    <w:rsid w:val="00583D2D"/>
    <w:rsid w:val="00583DA6"/>
    <w:rsid w:val="00583E75"/>
    <w:rsid w:val="00583F67"/>
    <w:rsid w:val="0058421E"/>
    <w:rsid w:val="0058425F"/>
    <w:rsid w:val="005842C9"/>
    <w:rsid w:val="0058448A"/>
    <w:rsid w:val="00584EE4"/>
    <w:rsid w:val="0058504D"/>
    <w:rsid w:val="00585139"/>
    <w:rsid w:val="00585641"/>
    <w:rsid w:val="005856B5"/>
    <w:rsid w:val="0058598D"/>
    <w:rsid w:val="00585A6F"/>
    <w:rsid w:val="00585B2D"/>
    <w:rsid w:val="00585CC7"/>
    <w:rsid w:val="00585FED"/>
    <w:rsid w:val="0058657D"/>
    <w:rsid w:val="00586C9A"/>
    <w:rsid w:val="00586EB5"/>
    <w:rsid w:val="00586FD3"/>
    <w:rsid w:val="0058722F"/>
    <w:rsid w:val="005875A3"/>
    <w:rsid w:val="005875F4"/>
    <w:rsid w:val="005877ED"/>
    <w:rsid w:val="00587A0E"/>
    <w:rsid w:val="00590170"/>
    <w:rsid w:val="00590424"/>
    <w:rsid w:val="00590836"/>
    <w:rsid w:val="0059089D"/>
    <w:rsid w:val="00590983"/>
    <w:rsid w:val="005909FD"/>
    <w:rsid w:val="00590A65"/>
    <w:rsid w:val="0059112A"/>
    <w:rsid w:val="00591386"/>
    <w:rsid w:val="005919F7"/>
    <w:rsid w:val="00591EF9"/>
    <w:rsid w:val="00591F1D"/>
    <w:rsid w:val="005929C3"/>
    <w:rsid w:val="005929EB"/>
    <w:rsid w:val="00592AD8"/>
    <w:rsid w:val="00592BE8"/>
    <w:rsid w:val="00593433"/>
    <w:rsid w:val="00593B7A"/>
    <w:rsid w:val="00593F5E"/>
    <w:rsid w:val="0059442B"/>
    <w:rsid w:val="0059450C"/>
    <w:rsid w:val="00594958"/>
    <w:rsid w:val="005949A1"/>
    <w:rsid w:val="00594A4D"/>
    <w:rsid w:val="0059517B"/>
    <w:rsid w:val="0059517C"/>
    <w:rsid w:val="005955CC"/>
    <w:rsid w:val="005955EA"/>
    <w:rsid w:val="0059588B"/>
    <w:rsid w:val="00595E2C"/>
    <w:rsid w:val="005960CA"/>
    <w:rsid w:val="00596241"/>
    <w:rsid w:val="005962D1"/>
    <w:rsid w:val="005963E1"/>
    <w:rsid w:val="00596625"/>
    <w:rsid w:val="0059682E"/>
    <w:rsid w:val="00596953"/>
    <w:rsid w:val="0059696B"/>
    <w:rsid w:val="005969AC"/>
    <w:rsid w:val="005969C4"/>
    <w:rsid w:val="00596A5F"/>
    <w:rsid w:val="00596A90"/>
    <w:rsid w:val="005974F6"/>
    <w:rsid w:val="00597941"/>
    <w:rsid w:val="00597A48"/>
    <w:rsid w:val="00597B89"/>
    <w:rsid w:val="005A0103"/>
    <w:rsid w:val="005A05BB"/>
    <w:rsid w:val="005A08FB"/>
    <w:rsid w:val="005A0A6A"/>
    <w:rsid w:val="005A0E47"/>
    <w:rsid w:val="005A0F6B"/>
    <w:rsid w:val="005A12EE"/>
    <w:rsid w:val="005A147E"/>
    <w:rsid w:val="005A1533"/>
    <w:rsid w:val="005A17F3"/>
    <w:rsid w:val="005A1878"/>
    <w:rsid w:val="005A18C7"/>
    <w:rsid w:val="005A19A8"/>
    <w:rsid w:val="005A1A29"/>
    <w:rsid w:val="005A1BCE"/>
    <w:rsid w:val="005A1CB0"/>
    <w:rsid w:val="005A1EB5"/>
    <w:rsid w:val="005A24BC"/>
    <w:rsid w:val="005A2683"/>
    <w:rsid w:val="005A26BC"/>
    <w:rsid w:val="005A294C"/>
    <w:rsid w:val="005A3098"/>
    <w:rsid w:val="005A313A"/>
    <w:rsid w:val="005A32F0"/>
    <w:rsid w:val="005A3380"/>
    <w:rsid w:val="005A3989"/>
    <w:rsid w:val="005A39B2"/>
    <w:rsid w:val="005A3BF6"/>
    <w:rsid w:val="005A42F0"/>
    <w:rsid w:val="005A488D"/>
    <w:rsid w:val="005A48A7"/>
    <w:rsid w:val="005A4BFD"/>
    <w:rsid w:val="005A4C0D"/>
    <w:rsid w:val="005A518D"/>
    <w:rsid w:val="005A53C7"/>
    <w:rsid w:val="005A588B"/>
    <w:rsid w:val="005A5C29"/>
    <w:rsid w:val="005A5DC5"/>
    <w:rsid w:val="005A5E6C"/>
    <w:rsid w:val="005A619B"/>
    <w:rsid w:val="005A620D"/>
    <w:rsid w:val="005A63FD"/>
    <w:rsid w:val="005A6D40"/>
    <w:rsid w:val="005A6E9E"/>
    <w:rsid w:val="005A6F11"/>
    <w:rsid w:val="005A74BD"/>
    <w:rsid w:val="005A771C"/>
    <w:rsid w:val="005A7792"/>
    <w:rsid w:val="005A7837"/>
    <w:rsid w:val="005A7A52"/>
    <w:rsid w:val="005A7C9C"/>
    <w:rsid w:val="005B00C9"/>
    <w:rsid w:val="005B01A6"/>
    <w:rsid w:val="005B0399"/>
    <w:rsid w:val="005B044B"/>
    <w:rsid w:val="005B074B"/>
    <w:rsid w:val="005B0BB1"/>
    <w:rsid w:val="005B0EA9"/>
    <w:rsid w:val="005B0F17"/>
    <w:rsid w:val="005B108D"/>
    <w:rsid w:val="005B1096"/>
    <w:rsid w:val="005B10FB"/>
    <w:rsid w:val="005B1131"/>
    <w:rsid w:val="005B119E"/>
    <w:rsid w:val="005B11E2"/>
    <w:rsid w:val="005B14C0"/>
    <w:rsid w:val="005B1B08"/>
    <w:rsid w:val="005B1CC7"/>
    <w:rsid w:val="005B1D09"/>
    <w:rsid w:val="005B1F85"/>
    <w:rsid w:val="005B1FBD"/>
    <w:rsid w:val="005B2118"/>
    <w:rsid w:val="005B21B2"/>
    <w:rsid w:val="005B21FF"/>
    <w:rsid w:val="005B222D"/>
    <w:rsid w:val="005B2339"/>
    <w:rsid w:val="005B2D5C"/>
    <w:rsid w:val="005B32E3"/>
    <w:rsid w:val="005B3E40"/>
    <w:rsid w:val="005B3EF5"/>
    <w:rsid w:val="005B49A4"/>
    <w:rsid w:val="005B52BF"/>
    <w:rsid w:val="005B569C"/>
    <w:rsid w:val="005B58D0"/>
    <w:rsid w:val="005B5A94"/>
    <w:rsid w:val="005B6038"/>
    <w:rsid w:val="005B69D6"/>
    <w:rsid w:val="005B6A27"/>
    <w:rsid w:val="005B6E05"/>
    <w:rsid w:val="005B6E75"/>
    <w:rsid w:val="005B708F"/>
    <w:rsid w:val="005B710F"/>
    <w:rsid w:val="005B728B"/>
    <w:rsid w:val="005B74A7"/>
    <w:rsid w:val="005B7BE9"/>
    <w:rsid w:val="005B7D24"/>
    <w:rsid w:val="005B7DD5"/>
    <w:rsid w:val="005C025E"/>
    <w:rsid w:val="005C04D8"/>
    <w:rsid w:val="005C080B"/>
    <w:rsid w:val="005C08A1"/>
    <w:rsid w:val="005C08BF"/>
    <w:rsid w:val="005C0AF5"/>
    <w:rsid w:val="005C0BC7"/>
    <w:rsid w:val="005C1159"/>
    <w:rsid w:val="005C124A"/>
    <w:rsid w:val="005C167F"/>
    <w:rsid w:val="005C17D6"/>
    <w:rsid w:val="005C1D19"/>
    <w:rsid w:val="005C1EE2"/>
    <w:rsid w:val="005C2232"/>
    <w:rsid w:val="005C22FF"/>
    <w:rsid w:val="005C2349"/>
    <w:rsid w:val="005C24F7"/>
    <w:rsid w:val="005C2862"/>
    <w:rsid w:val="005C2870"/>
    <w:rsid w:val="005C37A1"/>
    <w:rsid w:val="005C389D"/>
    <w:rsid w:val="005C3A30"/>
    <w:rsid w:val="005C3B78"/>
    <w:rsid w:val="005C3C0F"/>
    <w:rsid w:val="005C3DA6"/>
    <w:rsid w:val="005C3FEE"/>
    <w:rsid w:val="005C4149"/>
    <w:rsid w:val="005C428C"/>
    <w:rsid w:val="005C44C1"/>
    <w:rsid w:val="005C48BD"/>
    <w:rsid w:val="005C4ADA"/>
    <w:rsid w:val="005C4B11"/>
    <w:rsid w:val="005C4CB7"/>
    <w:rsid w:val="005C5062"/>
    <w:rsid w:val="005C50D3"/>
    <w:rsid w:val="005C52EF"/>
    <w:rsid w:val="005C557D"/>
    <w:rsid w:val="005C573B"/>
    <w:rsid w:val="005C5967"/>
    <w:rsid w:val="005C5971"/>
    <w:rsid w:val="005C5AFB"/>
    <w:rsid w:val="005C5E18"/>
    <w:rsid w:val="005C5E75"/>
    <w:rsid w:val="005C5FB2"/>
    <w:rsid w:val="005C620C"/>
    <w:rsid w:val="005C62F6"/>
    <w:rsid w:val="005C63F2"/>
    <w:rsid w:val="005C69E2"/>
    <w:rsid w:val="005C6F63"/>
    <w:rsid w:val="005C73AD"/>
    <w:rsid w:val="005C7639"/>
    <w:rsid w:val="005C77ED"/>
    <w:rsid w:val="005C78A5"/>
    <w:rsid w:val="005C78F9"/>
    <w:rsid w:val="005C7A89"/>
    <w:rsid w:val="005C7B00"/>
    <w:rsid w:val="005C7B9E"/>
    <w:rsid w:val="005C7C9D"/>
    <w:rsid w:val="005D0037"/>
    <w:rsid w:val="005D03E3"/>
    <w:rsid w:val="005D04BB"/>
    <w:rsid w:val="005D04F1"/>
    <w:rsid w:val="005D081B"/>
    <w:rsid w:val="005D0B4A"/>
    <w:rsid w:val="005D0D3C"/>
    <w:rsid w:val="005D1189"/>
    <w:rsid w:val="005D1529"/>
    <w:rsid w:val="005D1A5F"/>
    <w:rsid w:val="005D1B06"/>
    <w:rsid w:val="005D1FF6"/>
    <w:rsid w:val="005D259E"/>
    <w:rsid w:val="005D2661"/>
    <w:rsid w:val="005D26A3"/>
    <w:rsid w:val="005D2AC8"/>
    <w:rsid w:val="005D2D25"/>
    <w:rsid w:val="005D2F55"/>
    <w:rsid w:val="005D30A8"/>
    <w:rsid w:val="005D3555"/>
    <w:rsid w:val="005D4285"/>
    <w:rsid w:val="005D43C7"/>
    <w:rsid w:val="005D45A7"/>
    <w:rsid w:val="005D463F"/>
    <w:rsid w:val="005D4661"/>
    <w:rsid w:val="005D4ACE"/>
    <w:rsid w:val="005D4E31"/>
    <w:rsid w:val="005D5213"/>
    <w:rsid w:val="005D521E"/>
    <w:rsid w:val="005D5267"/>
    <w:rsid w:val="005D5418"/>
    <w:rsid w:val="005D5598"/>
    <w:rsid w:val="005D5EDF"/>
    <w:rsid w:val="005D6138"/>
    <w:rsid w:val="005D6459"/>
    <w:rsid w:val="005D6556"/>
    <w:rsid w:val="005D6571"/>
    <w:rsid w:val="005D6683"/>
    <w:rsid w:val="005D6A71"/>
    <w:rsid w:val="005D7333"/>
    <w:rsid w:val="005D7340"/>
    <w:rsid w:val="005D7343"/>
    <w:rsid w:val="005D7495"/>
    <w:rsid w:val="005D75C7"/>
    <w:rsid w:val="005D7747"/>
    <w:rsid w:val="005E0150"/>
    <w:rsid w:val="005E0306"/>
    <w:rsid w:val="005E03DB"/>
    <w:rsid w:val="005E041D"/>
    <w:rsid w:val="005E0614"/>
    <w:rsid w:val="005E07C7"/>
    <w:rsid w:val="005E07CC"/>
    <w:rsid w:val="005E0A84"/>
    <w:rsid w:val="005E0B20"/>
    <w:rsid w:val="005E0D8E"/>
    <w:rsid w:val="005E0FAF"/>
    <w:rsid w:val="005E1478"/>
    <w:rsid w:val="005E1855"/>
    <w:rsid w:val="005E19D0"/>
    <w:rsid w:val="005E1D05"/>
    <w:rsid w:val="005E1DF1"/>
    <w:rsid w:val="005E1E52"/>
    <w:rsid w:val="005E1E92"/>
    <w:rsid w:val="005E1E9B"/>
    <w:rsid w:val="005E24CD"/>
    <w:rsid w:val="005E2593"/>
    <w:rsid w:val="005E25B0"/>
    <w:rsid w:val="005E2D25"/>
    <w:rsid w:val="005E2E2C"/>
    <w:rsid w:val="005E2EA5"/>
    <w:rsid w:val="005E311D"/>
    <w:rsid w:val="005E3442"/>
    <w:rsid w:val="005E36E2"/>
    <w:rsid w:val="005E36FD"/>
    <w:rsid w:val="005E3BD5"/>
    <w:rsid w:val="005E3BF2"/>
    <w:rsid w:val="005E417A"/>
    <w:rsid w:val="005E4464"/>
    <w:rsid w:val="005E4553"/>
    <w:rsid w:val="005E4E12"/>
    <w:rsid w:val="005E4F1D"/>
    <w:rsid w:val="005E4FF6"/>
    <w:rsid w:val="005E5042"/>
    <w:rsid w:val="005E51CE"/>
    <w:rsid w:val="005E5226"/>
    <w:rsid w:val="005E5578"/>
    <w:rsid w:val="005E56BE"/>
    <w:rsid w:val="005E5794"/>
    <w:rsid w:val="005E5829"/>
    <w:rsid w:val="005E58BA"/>
    <w:rsid w:val="005E59E1"/>
    <w:rsid w:val="005E5BAA"/>
    <w:rsid w:val="005E6081"/>
    <w:rsid w:val="005E6117"/>
    <w:rsid w:val="005E613A"/>
    <w:rsid w:val="005E6271"/>
    <w:rsid w:val="005E64C6"/>
    <w:rsid w:val="005E65FD"/>
    <w:rsid w:val="005E6A10"/>
    <w:rsid w:val="005E6FAF"/>
    <w:rsid w:val="005E6FC1"/>
    <w:rsid w:val="005E76A5"/>
    <w:rsid w:val="005E7CCB"/>
    <w:rsid w:val="005E7E9E"/>
    <w:rsid w:val="005F0074"/>
    <w:rsid w:val="005F02EF"/>
    <w:rsid w:val="005F088D"/>
    <w:rsid w:val="005F09E5"/>
    <w:rsid w:val="005F0F81"/>
    <w:rsid w:val="005F1613"/>
    <w:rsid w:val="005F18C4"/>
    <w:rsid w:val="005F18E5"/>
    <w:rsid w:val="005F197B"/>
    <w:rsid w:val="005F1B02"/>
    <w:rsid w:val="005F1DB7"/>
    <w:rsid w:val="005F248C"/>
    <w:rsid w:val="005F262D"/>
    <w:rsid w:val="005F2A9D"/>
    <w:rsid w:val="005F33BE"/>
    <w:rsid w:val="005F34F6"/>
    <w:rsid w:val="005F3740"/>
    <w:rsid w:val="005F39FD"/>
    <w:rsid w:val="005F3A98"/>
    <w:rsid w:val="005F3BE2"/>
    <w:rsid w:val="005F3CAA"/>
    <w:rsid w:val="005F3D1C"/>
    <w:rsid w:val="005F3D44"/>
    <w:rsid w:val="005F4082"/>
    <w:rsid w:val="005F4486"/>
    <w:rsid w:val="005F48C1"/>
    <w:rsid w:val="005F4909"/>
    <w:rsid w:val="005F4C75"/>
    <w:rsid w:val="005F4E99"/>
    <w:rsid w:val="005F50C3"/>
    <w:rsid w:val="005F5636"/>
    <w:rsid w:val="005F5651"/>
    <w:rsid w:val="005F5941"/>
    <w:rsid w:val="005F5F9E"/>
    <w:rsid w:val="005F6659"/>
    <w:rsid w:val="005F66A5"/>
    <w:rsid w:val="005F6779"/>
    <w:rsid w:val="005F6BF7"/>
    <w:rsid w:val="005F6CC1"/>
    <w:rsid w:val="005F6EDA"/>
    <w:rsid w:val="005F719B"/>
    <w:rsid w:val="005F7283"/>
    <w:rsid w:val="005F7458"/>
    <w:rsid w:val="005F7845"/>
    <w:rsid w:val="005F7A8F"/>
    <w:rsid w:val="005F7C0C"/>
    <w:rsid w:val="00600388"/>
    <w:rsid w:val="006008DA"/>
    <w:rsid w:val="00600B0E"/>
    <w:rsid w:val="00600B70"/>
    <w:rsid w:val="00600C3D"/>
    <w:rsid w:val="00600FF6"/>
    <w:rsid w:val="006013CD"/>
    <w:rsid w:val="00601587"/>
    <w:rsid w:val="006018D1"/>
    <w:rsid w:val="00601A04"/>
    <w:rsid w:val="00601A2A"/>
    <w:rsid w:val="00601A4D"/>
    <w:rsid w:val="00601A8A"/>
    <w:rsid w:val="00601ACA"/>
    <w:rsid w:val="00601DFD"/>
    <w:rsid w:val="00601F3C"/>
    <w:rsid w:val="00601F74"/>
    <w:rsid w:val="006020A5"/>
    <w:rsid w:val="006025E3"/>
    <w:rsid w:val="00602660"/>
    <w:rsid w:val="006027AD"/>
    <w:rsid w:val="006028B3"/>
    <w:rsid w:val="00602C5A"/>
    <w:rsid w:val="0060308C"/>
    <w:rsid w:val="0060340F"/>
    <w:rsid w:val="006038A1"/>
    <w:rsid w:val="00603A32"/>
    <w:rsid w:val="006043C0"/>
    <w:rsid w:val="0060455A"/>
    <w:rsid w:val="00604C35"/>
    <w:rsid w:val="00604C37"/>
    <w:rsid w:val="00604EE3"/>
    <w:rsid w:val="00605267"/>
    <w:rsid w:val="0060543A"/>
    <w:rsid w:val="00605681"/>
    <w:rsid w:val="00605900"/>
    <w:rsid w:val="00605956"/>
    <w:rsid w:val="00605B5E"/>
    <w:rsid w:val="00606E27"/>
    <w:rsid w:val="00606F95"/>
    <w:rsid w:val="00607202"/>
    <w:rsid w:val="00607407"/>
    <w:rsid w:val="0060745B"/>
    <w:rsid w:val="00607BB9"/>
    <w:rsid w:val="00607D9F"/>
    <w:rsid w:val="00610354"/>
    <w:rsid w:val="006107B7"/>
    <w:rsid w:val="00610B92"/>
    <w:rsid w:val="00610CCB"/>
    <w:rsid w:val="00610E83"/>
    <w:rsid w:val="0061122B"/>
    <w:rsid w:val="006112C0"/>
    <w:rsid w:val="006113E3"/>
    <w:rsid w:val="00611640"/>
    <w:rsid w:val="00611717"/>
    <w:rsid w:val="00611B8F"/>
    <w:rsid w:val="00611C4C"/>
    <w:rsid w:val="00611CCE"/>
    <w:rsid w:val="00611DF6"/>
    <w:rsid w:val="00612256"/>
    <w:rsid w:val="006123EB"/>
    <w:rsid w:val="0061261E"/>
    <w:rsid w:val="00612657"/>
    <w:rsid w:val="00612FC6"/>
    <w:rsid w:val="006130A8"/>
    <w:rsid w:val="0061328B"/>
    <w:rsid w:val="00613475"/>
    <w:rsid w:val="0061348B"/>
    <w:rsid w:val="00613529"/>
    <w:rsid w:val="00613869"/>
    <w:rsid w:val="00613AB1"/>
    <w:rsid w:val="00613F2E"/>
    <w:rsid w:val="00614398"/>
    <w:rsid w:val="00614877"/>
    <w:rsid w:val="0061495D"/>
    <w:rsid w:val="00614BA4"/>
    <w:rsid w:val="00614E38"/>
    <w:rsid w:val="00615028"/>
    <w:rsid w:val="00615710"/>
    <w:rsid w:val="00615857"/>
    <w:rsid w:val="00615CA1"/>
    <w:rsid w:val="00615CEC"/>
    <w:rsid w:val="00616261"/>
    <w:rsid w:val="006162A0"/>
    <w:rsid w:val="006162B0"/>
    <w:rsid w:val="006162BD"/>
    <w:rsid w:val="006166A7"/>
    <w:rsid w:val="006166D2"/>
    <w:rsid w:val="00616957"/>
    <w:rsid w:val="00616972"/>
    <w:rsid w:val="00616A07"/>
    <w:rsid w:val="00616A12"/>
    <w:rsid w:val="00616A1D"/>
    <w:rsid w:val="00616F81"/>
    <w:rsid w:val="00617095"/>
    <w:rsid w:val="00617102"/>
    <w:rsid w:val="006171BF"/>
    <w:rsid w:val="0061760D"/>
    <w:rsid w:val="00617679"/>
    <w:rsid w:val="00617782"/>
    <w:rsid w:val="00617D01"/>
    <w:rsid w:val="00620172"/>
    <w:rsid w:val="006204E0"/>
    <w:rsid w:val="00620524"/>
    <w:rsid w:val="00620723"/>
    <w:rsid w:val="00620E25"/>
    <w:rsid w:val="00620EFB"/>
    <w:rsid w:val="00621465"/>
    <w:rsid w:val="0062155F"/>
    <w:rsid w:val="006219C2"/>
    <w:rsid w:val="00621B31"/>
    <w:rsid w:val="00621F2E"/>
    <w:rsid w:val="00622307"/>
    <w:rsid w:val="00622A5B"/>
    <w:rsid w:val="00622BF6"/>
    <w:rsid w:val="006230FA"/>
    <w:rsid w:val="006233AF"/>
    <w:rsid w:val="006234F6"/>
    <w:rsid w:val="0062351F"/>
    <w:rsid w:val="0062392D"/>
    <w:rsid w:val="00623B80"/>
    <w:rsid w:val="00623EB3"/>
    <w:rsid w:val="00624320"/>
    <w:rsid w:val="00624A0B"/>
    <w:rsid w:val="00624A8A"/>
    <w:rsid w:val="00624B69"/>
    <w:rsid w:val="00624D44"/>
    <w:rsid w:val="00624FB7"/>
    <w:rsid w:val="00625224"/>
    <w:rsid w:val="006252D7"/>
    <w:rsid w:val="006258AF"/>
    <w:rsid w:val="00625BD8"/>
    <w:rsid w:val="0062600F"/>
    <w:rsid w:val="00626019"/>
    <w:rsid w:val="0062608A"/>
    <w:rsid w:val="00626202"/>
    <w:rsid w:val="006262A1"/>
    <w:rsid w:val="00626F31"/>
    <w:rsid w:val="00626F56"/>
    <w:rsid w:val="00627034"/>
    <w:rsid w:val="00627051"/>
    <w:rsid w:val="006271C7"/>
    <w:rsid w:val="0062731D"/>
    <w:rsid w:val="0062735C"/>
    <w:rsid w:val="00627759"/>
    <w:rsid w:val="0062776A"/>
    <w:rsid w:val="00627825"/>
    <w:rsid w:val="0062794A"/>
    <w:rsid w:val="00627E6D"/>
    <w:rsid w:val="006300D8"/>
    <w:rsid w:val="00630425"/>
    <w:rsid w:val="006306F4"/>
    <w:rsid w:val="00630AB4"/>
    <w:rsid w:val="00630E62"/>
    <w:rsid w:val="006316B5"/>
    <w:rsid w:val="006318FF"/>
    <w:rsid w:val="006320E3"/>
    <w:rsid w:val="0063210B"/>
    <w:rsid w:val="0063258B"/>
    <w:rsid w:val="00632692"/>
    <w:rsid w:val="0063281D"/>
    <w:rsid w:val="006328D6"/>
    <w:rsid w:val="00632E3A"/>
    <w:rsid w:val="00632F90"/>
    <w:rsid w:val="00632FB8"/>
    <w:rsid w:val="0063333A"/>
    <w:rsid w:val="00633574"/>
    <w:rsid w:val="00633618"/>
    <w:rsid w:val="00633C4C"/>
    <w:rsid w:val="00633E7F"/>
    <w:rsid w:val="00633EE6"/>
    <w:rsid w:val="00633FF9"/>
    <w:rsid w:val="0063402C"/>
    <w:rsid w:val="00634070"/>
    <w:rsid w:val="00634362"/>
    <w:rsid w:val="006345A9"/>
    <w:rsid w:val="00634842"/>
    <w:rsid w:val="00634946"/>
    <w:rsid w:val="00634BCB"/>
    <w:rsid w:val="00634EC0"/>
    <w:rsid w:val="0063566C"/>
    <w:rsid w:val="00635785"/>
    <w:rsid w:val="006357C8"/>
    <w:rsid w:val="00635B26"/>
    <w:rsid w:val="00635CE7"/>
    <w:rsid w:val="00636025"/>
    <w:rsid w:val="006362FF"/>
    <w:rsid w:val="00636670"/>
    <w:rsid w:val="00636D8B"/>
    <w:rsid w:val="00636D97"/>
    <w:rsid w:val="00636EBC"/>
    <w:rsid w:val="006373C8"/>
    <w:rsid w:val="00637420"/>
    <w:rsid w:val="006374F9"/>
    <w:rsid w:val="006376C9"/>
    <w:rsid w:val="00637813"/>
    <w:rsid w:val="00637CC1"/>
    <w:rsid w:val="00637CDC"/>
    <w:rsid w:val="006401CA"/>
    <w:rsid w:val="006401F3"/>
    <w:rsid w:val="00640BD7"/>
    <w:rsid w:val="00640D3A"/>
    <w:rsid w:val="0064102E"/>
    <w:rsid w:val="00641081"/>
    <w:rsid w:val="00641618"/>
    <w:rsid w:val="00641DB5"/>
    <w:rsid w:val="00641DCE"/>
    <w:rsid w:val="00642054"/>
    <w:rsid w:val="00642074"/>
    <w:rsid w:val="006424BC"/>
    <w:rsid w:val="00642787"/>
    <w:rsid w:val="00642934"/>
    <w:rsid w:val="00642F3C"/>
    <w:rsid w:val="00642F5B"/>
    <w:rsid w:val="006431FC"/>
    <w:rsid w:val="006432FB"/>
    <w:rsid w:val="00643419"/>
    <w:rsid w:val="006437DA"/>
    <w:rsid w:val="00643D1C"/>
    <w:rsid w:val="006445DB"/>
    <w:rsid w:val="00644BCA"/>
    <w:rsid w:val="00644C4F"/>
    <w:rsid w:val="00644D3D"/>
    <w:rsid w:val="00644E87"/>
    <w:rsid w:val="00644FBA"/>
    <w:rsid w:val="0064512D"/>
    <w:rsid w:val="006453AA"/>
    <w:rsid w:val="00645507"/>
    <w:rsid w:val="0064564D"/>
    <w:rsid w:val="00645D18"/>
    <w:rsid w:val="00645E14"/>
    <w:rsid w:val="00645EFC"/>
    <w:rsid w:val="0064627B"/>
    <w:rsid w:val="0064635E"/>
    <w:rsid w:val="006469CC"/>
    <w:rsid w:val="006469DB"/>
    <w:rsid w:val="00646CBE"/>
    <w:rsid w:val="00646D72"/>
    <w:rsid w:val="00646E85"/>
    <w:rsid w:val="00646FC6"/>
    <w:rsid w:val="00647634"/>
    <w:rsid w:val="006477C7"/>
    <w:rsid w:val="006478D1"/>
    <w:rsid w:val="00647BFB"/>
    <w:rsid w:val="006501FE"/>
    <w:rsid w:val="0065021A"/>
    <w:rsid w:val="00650264"/>
    <w:rsid w:val="006504A3"/>
    <w:rsid w:val="0065068A"/>
    <w:rsid w:val="00650773"/>
    <w:rsid w:val="0065088F"/>
    <w:rsid w:val="00650975"/>
    <w:rsid w:val="00650B2A"/>
    <w:rsid w:val="00650BF1"/>
    <w:rsid w:val="00650F91"/>
    <w:rsid w:val="006510C1"/>
    <w:rsid w:val="006518C5"/>
    <w:rsid w:val="006518CA"/>
    <w:rsid w:val="00651D21"/>
    <w:rsid w:val="0065256D"/>
    <w:rsid w:val="00652A31"/>
    <w:rsid w:val="00652B40"/>
    <w:rsid w:val="006533BC"/>
    <w:rsid w:val="006535FA"/>
    <w:rsid w:val="00653658"/>
    <w:rsid w:val="0065368D"/>
    <w:rsid w:val="00653714"/>
    <w:rsid w:val="006537ED"/>
    <w:rsid w:val="00653C30"/>
    <w:rsid w:val="00654009"/>
    <w:rsid w:val="006540B0"/>
    <w:rsid w:val="0065410B"/>
    <w:rsid w:val="00654338"/>
    <w:rsid w:val="006544A4"/>
    <w:rsid w:val="00654AD7"/>
    <w:rsid w:val="00654C2A"/>
    <w:rsid w:val="00654DB1"/>
    <w:rsid w:val="00654F85"/>
    <w:rsid w:val="0065503F"/>
    <w:rsid w:val="0065509F"/>
    <w:rsid w:val="0065533F"/>
    <w:rsid w:val="0065589A"/>
    <w:rsid w:val="00655916"/>
    <w:rsid w:val="00655B5A"/>
    <w:rsid w:val="00656671"/>
    <w:rsid w:val="006569F9"/>
    <w:rsid w:val="00656DC0"/>
    <w:rsid w:val="00657EC4"/>
    <w:rsid w:val="00660147"/>
    <w:rsid w:val="00660899"/>
    <w:rsid w:val="0066093C"/>
    <w:rsid w:val="00660E1A"/>
    <w:rsid w:val="006614A4"/>
    <w:rsid w:val="0066177F"/>
    <w:rsid w:val="00661996"/>
    <w:rsid w:val="00661B2F"/>
    <w:rsid w:val="00661D6F"/>
    <w:rsid w:val="0066294F"/>
    <w:rsid w:val="00662A64"/>
    <w:rsid w:val="00662B37"/>
    <w:rsid w:val="00662D40"/>
    <w:rsid w:val="00662FFB"/>
    <w:rsid w:val="006632AB"/>
    <w:rsid w:val="006639C9"/>
    <w:rsid w:val="00663A0E"/>
    <w:rsid w:val="00663AA1"/>
    <w:rsid w:val="0066412D"/>
    <w:rsid w:val="006642EE"/>
    <w:rsid w:val="00664A3B"/>
    <w:rsid w:val="00664B71"/>
    <w:rsid w:val="00664E7D"/>
    <w:rsid w:val="00664EB4"/>
    <w:rsid w:val="00664F2B"/>
    <w:rsid w:val="0066528A"/>
    <w:rsid w:val="00665434"/>
    <w:rsid w:val="00665448"/>
    <w:rsid w:val="006655E7"/>
    <w:rsid w:val="00665641"/>
    <w:rsid w:val="00665B93"/>
    <w:rsid w:val="00665D91"/>
    <w:rsid w:val="00666962"/>
    <w:rsid w:val="00666C71"/>
    <w:rsid w:val="006670A2"/>
    <w:rsid w:val="0066714D"/>
    <w:rsid w:val="00667331"/>
    <w:rsid w:val="00667422"/>
    <w:rsid w:val="00667439"/>
    <w:rsid w:val="00667639"/>
    <w:rsid w:val="00667A8B"/>
    <w:rsid w:val="00667AF4"/>
    <w:rsid w:val="00667B01"/>
    <w:rsid w:val="006702AF"/>
    <w:rsid w:val="00670701"/>
    <w:rsid w:val="0067089A"/>
    <w:rsid w:val="00670AC1"/>
    <w:rsid w:val="00670BF1"/>
    <w:rsid w:val="00670EA5"/>
    <w:rsid w:val="00671471"/>
    <w:rsid w:val="006717A7"/>
    <w:rsid w:val="00671819"/>
    <w:rsid w:val="00671A11"/>
    <w:rsid w:val="00671CB0"/>
    <w:rsid w:val="00671D37"/>
    <w:rsid w:val="00672153"/>
    <w:rsid w:val="00672298"/>
    <w:rsid w:val="00672900"/>
    <w:rsid w:val="006729EE"/>
    <w:rsid w:val="00672AB5"/>
    <w:rsid w:val="00672E20"/>
    <w:rsid w:val="00673045"/>
    <w:rsid w:val="00673595"/>
    <w:rsid w:val="0067382E"/>
    <w:rsid w:val="00673B4B"/>
    <w:rsid w:val="00673B58"/>
    <w:rsid w:val="00673C44"/>
    <w:rsid w:val="00673DFC"/>
    <w:rsid w:val="00674198"/>
    <w:rsid w:val="006741E9"/>
    <w:rsid w:val="0067434F"/>
    <w:rsid w:val="006743C4"/>
    <w:rsid w:val="00674905"/>
    <w:rsid w:val="00674EC0"/>
    <w:rsid w:val="00674F17"/>
    <w:rsid w:val="00675FAA"/>
    <w:rsid w:val="00676135"/>
    <w:rsid w:val="0067699A"/>
    <w:rsid w:val="00676BF9"/>
    <w:rsid w:val="00676E69"/>
    <w:rsid w:val="00676EAA"/>
    <w:rsid w:val="00677096"/>
    <w:rsid w:val="0067709A"/>
    <w:rsid w:val="006770D3"/>
    <w:rsid w:val="006776FA"/>
    <w:rsid w:val="00677C9F"/>
    <w:rsid w:val="0068072A"/>
    <w:rsid w:val="006807E8"/>
    <w:rsid w:val="0068109D"/>
    <w:rsid w:val="006813EC"/>
    <w:rsid w:val="00681B19"/>
    <w:rsid w:val="006828B7"/>
    <w:rsid w:val="00682977"/>
    <w:rsid w:val="00682B1A"/>
    <w:rsid w:val="00682F6E"/>
    <w:rsid w:val="00682FC9"/>
    <w:rsid w:val="0068321D"/>
    <w:rsid w:val="00683301"/>
    <w:rsid w:val="0068362D"/>
    <w:rsid w:val="00683944"/>
    <w:rsid w:val="00683A3E"/>
    <w:rsid w:val="00683BB4"/>
    <w:rsid w:val="00683E0F"/>
    <w:rsid w:val="006841AA"/>
    <w:rsid w:val="006843C6"/>
    <w:rsid w:val="006844A8"/>
    <w:rsid w:val="00684763"/>
    <w:rsid w:val="00684784"/>
    <w:rsid w:val="0068499C"/>
    <w:rsid w:val="00684A00"/>
    <w:rsid w:val="00684B0B"/>
    <w:rsid w:val="00685122"/>
    <w:rsid w:val="00685590"/>
    <w:rsid w:val="006855EC"/>
    <w:rsid w:val="006856B4"/>
    <w:rsid w:val="00685978"/>
    <w:rsid w:val="00685A30"/>
    <w:rsid w:val="00685FB0"/>
    <w:rsid w:val="00686141"/>
    <w:rsid w:val="0068615F"/>
    <w:rsid w:val="0068624E"/>
    <w:rsid w:val="0068662A"/>
    <w:rsid w:val="00686C8C"/>
    <w:rsid w:val="00686F54"/>
    <w:rsid w:val="00687241"/>
    <w:rsid w:val="00687D0C"/>
    <w:rsid w:val="006900EB"/>
    <w:rsid w:val="0069021C"/>
    <w:rsid w:val="00690394"/>
    <w:rsid w:val="00690438"/>
    <w:rsid w:val="006905B7"/>
    <w:rsid w:val="00690B38"/>
    <w:rsid w:val="00690E51"/>
    <w:rsid w:val="00691323"/>
    <w:rsid w:val="00691478"/>
    <w:rsid w:val="006914A3"/>
    <w:rsid w:val="0069168D"/>
    <w:rsid w:val="00691D1E"/>
    <w:rsid w:val="00691E49"/>
    <w:rsid w:val="00691FD1"/>
    <w:rsid w:val="0069263C"/>
    <w:rsid w:val="00692872"/>
    <w:rsid w:val="00692939"/>
    <w:rsid w:val="00692B40"/>
    <w:rsid w:val="00692BB8"/>
    <w:rsid w:val="00692D22"/>
    <w:rsid w:val="00692F48"/>
    <w:rsid w:val="006937D6"/>
    <w:rsid w:val="006938AA"/>
    <w:rsid w:val="00693948"/>
    <w:rsid w:val="006939EE"/>
    <w:rsid w:val="006939F5"/>
    <w:rsid w:val="0069405C"/>
    <w:rsid w:val="0069430E"/>
    <w:rsid w:val="006943EB"/>
    <w:rsid w:val="00694491"/>
    <w:rsid w:val="00694509"/>
    <w:rsid w:val="0069461B"/>
    <w:rsid w:val="0069471C"/>
    <w:rsid w:val="00694816"/>
    <w:rsid w:val="006948AC"/>
    <w:rsid w:val="00694D78"/>
    <w:rsid w:val="00694DFE"/>
    <w:rsid w:val="00695243"/>
    <w:rsid w:val="006953F5"/>
    <w:rsid w:val="00695A07"/>
    <w:rsid w:val="00695D19"/>
    <w:rsid w:val="00696350"/>
    <w:rsid w:val="00696511"/>
    <w:rsid w:val="006966B9"/>
    <w:rsid w:val="00696A39"/>
    <w:rsid w:val="00696AA2"/>
    <w:rsid w:val="006971EE"/>
    <w:rsid w:val="006979B4"/>
    <w:rsid w:val="006A0035"/>
    <w:rsid w:val="006A0230"/>
    <w:rsid w:val="006A0324"/>
    <w:rsid w:val="006A1064"/>
    <w:rsid w:val="006A1744"/>
    <w:rsid w:val="006A1806"/>
    <w:rsid w:val="006A1A75"/>
    <w:rsid w:val="006A1D54"/>
    <w:rsid w:val="006A22C7"/>
    <w:rsid w:val="006A234D"/>
    <w:rsid w:val="006A25DA"/>
    <w:rsid w:val="006A2B43"/>
    <w:rsid w:val="006A2C03"/>
    <w:rsid w:val="006A2CFB"/>
    <w:rsid w:val="006A2F15"/>
    <w:rsid w:val="006A3027"/>
    <w:rsid w:val="006A3663"/>
    <w:rsid w:val="006A3881"/>
    <w:rsid w:val="006A3991"/>
    <w:rsid w:val="006A3B8C"/>
    <w:rsid w:val="006A4194"/>
    <w:rsid w:val="006A44D7"/>
    <w:rsid w:val="006A452D"/>
    <w:rsid w:val="006A46CC"/>
    <w:rsid w:val="006A4911"/>
    <w:rsid w:val="006A4F39"/>
    <w:rsid w:val="006A5649"/>
    <w:rsid w:val="006A5708"/>
    <w:rsid w:val="006A5ABD"/>
    <w:rsid w:val="006A5BDF"/>
    <w:rsid w:val="006A63A9"/>
    <w:rsid w:val="006A66B2"/>
    <w:rsid w:val="006A6810"/>
    <w:rsid w:val="006A6DB6"/>
    <w:rsid w:val="006A6EF0"/>
    <w:rsid w:val="006A703E"/>
    <w:rsid w:val="006A7181"/>
    <w:rsid w:val="006A7212"/>
    <w:rsid w:val="006A75FA"/>
    <w:rsid w:val="006A772A"/>
    <w:rsid w:val="006A7885"/>
    <w:rsid w:val="006A7CBD"/>
    <w:rsid w:val="006B0045"/>
    <w:rsid w:val="006B0048"/>
    <w:rsid w:val="006B02CC"/>
    <w:rsid w:val="006B02EE"/>
    <w:rsid w:val="006B04C0"/>
    <w:rsid w:val="006B0AC2"/>
    <w:rsid w:val="006B0D96"/>
    <w:rsid w:val="006B0DC9"/>
    <w:rsid w:val="006B0F2D"/>
    <w:rsid w:val="006B0FE3"/>
    <w:rsid w:val="006B1049"/>
    <w:rsid w:val="006B1400"/>
    <w:rsid w:val="006B145E"/>
    <w:rsid w:val="006B1616"/>
    <w:rsid w:val="006B2030"/>
    <w:rsid w:val="006B2046"/>
    <w:rsid w:val="006B26F9"/>
    <w:rsid w:val="006B27F3"/>
    <w:rsid w:val="006B2853"/>
    <w:rsid w:val="006B2D8A"/>
    <w:rsid w:val="006B3284"/>
    <w:rsid w:val="006B3583"/>
    <w:rsid w:val="006B3B0E"/>
    <w:rsid w:val="006B3B18"/>
    <w:rsid w:val="006B3C01"/>
    <w:rsid w:val="006B3C13"/>
    <w:rsid w:val="006B3C83"/>
    <w:rsid w:val="006B3D25"/>
    <w:rsid w:val="006B41D6"/>
    <w:rsid w:val="006B495A"/>
    <w:rsid w:val="006B4A9F"/>
    <w:rsid w:val="006B4B58"/>
    <w:rsid w:val="006B551E"/>
    <w:rsid w:val="006B5593"/>
    <w:rsid w:val="006B56C3"/>
    <w:rsid w:val="006B5F57"/>
    <w:rsid w:val="006B5F9E"/>
    <w:rsid w:val="006B5FC5"/>
    <w:rsid w:val="006B600E"/>
    <w:rsid w:val="006B6075"/>
    <w:rsid w:val="006B652D"/>
    <w:rsid w:val="006B68AE"/>
    <w:rsid w:val="006B69CE"/>
    <w:rsid w:val="006B69F0"/>
    <w:rsid w:val="006B6A63"/>
    <w:rsid w:val="006B6D4E"/>
    <w:rsid w:val="006B6F42"/>
    <w:rsid w:val="006B7142"/>
    <w:rsid w:val="006B7197"/>
    <w:rsid w:val="006B77A5"/>
    <w:rsid w:val="006B7842"/>
    <w:rsid w:val="006B7B36"/>
    <w:rsid w:val="006B7B62"/>
    <w:rsid w:val="006B7B8E"/>
    <w:rsid w:val="006B7E65"/>
    <w:rsid w:val="006B7E7F"/>
    <w:rsid w:val="006C0113"/>
    <w:rsid w:val="006C0239"/>
    <w:rsid w:val="006C0C42"/>
    <w:rsid w:val="006C0DEF"/>
    <w:rsid w:val="006C1230"/>
    <w:rsid w:val="006C1387"/>
    <w:rsid w:val="006C14F6"/>
    <w:rsid w:val="006C18D8"/>
    <w:rsid w:val="006C19D5"/>
    <w:rsid w:val="006C1C93"/>
    <w:rsid w:val="006C1D80"/>
    <w:rsid w:val="006C1E7E"/>
    <w:rsid w:val="006C1FDA"/>
    <w:rsid w:val="006C2147"/>
    <w:rsid w:val="006C2232"/>
    <w:rsid w:val="006C2679"/>
    <w:rsid w:val="006C267C"/>
    <w:rsid w:val="006C290F"/>
    <w:rsid w:val="006C2ACF"/>
    <w:rsid w:val="006C2BEB"/>
    <w:rsid w:val="006C2BEF"/>
    <w:rsid w:val="006C2F92"/>
    <w:rsid w:val="006C3062"/>
    <w:rsid w:val="006C382B"/>
    <w:rsid w:val="006C3CEA"/>
    <w:rsid w:val="006C3DCE"/>
    <w:rsid w:val="006C428E"/>
    <w:rsid w:val="006C4411"/>
    <w:rsid w:val="006C44B5"/>
    <w:rsid w:val="006C49C7"/>
    <w:rsid w:val="006C4F13"/>
    <w:rsid w:val="006C4F72"/>
    <w:rsid w:val="006C5522"/>
    <w:rsid w:val="006C57E6"/>
    <w:rsid w:val="006C57F5"/>
    <w:rsid w:val="006C5DE1"/>
    <w:rsid w:val="006C5FF8"/>
    <w:rsid w:val="006C6036"/>
    <w:rsid w:val="006C6512"/>
    <w:rsid w:val="006C680D"/>
    <w:rsid w:val="006C6835"/>
    <w:rsid w:val="006C6A5F"/>
    <w:rsid w:val="006C6D5B"/>
    <w:rsid w:val="006C72AB"/>
    <w:rsid w:val="006C72F9"/>
    <w:rsid w:val="006C75AE"/>
    <w:rsid w:val="006C7689"/>
    <w:rsid w:val="006C79C2"/>
    <w:rsid w:val="006C7A7B"/>
    <w:rsid w:val="006C7D83"/>
    <w:rsid w:val="006C7F3C"/>
    <w:rsid w:val="006D08A8"/>
    <w:rsid w:val="006D0AB4"/>
    <w:rsid w:val="006D1052"/>
    <w:rsid w:val="006D193C"/>
    <w:rsid w:val="006D19B6"/>
    <w:rsid w:val="006D1B2B"/>
    <w:rsid w:val="006D1C71"/>
    <w:rsid w:val="006D1E59"/>
    <w:rsid w:val="006D24DD"/>
    <w:rsid w:val="006D2661"/>
    <w:rsid w:val="006D26E6"/>
    <w:rsid w:val="006D2956"/>
    <w:rsid w:val="006D2B0E"/>
    <w:rsid w:val="006D3092"/>
    <w:rsid w:val="006D310B"/>
    <w:rsid w:val="006D3158"/>
    <w:rsid w:val="006D3522"/>
    <w:rsid w:val="006D3637"/>
    <w:rsid w:val="006D392A"/>
    <w:rsid w:val="006D3DD9"/>
    <w:rsid w:val="006D419D"/>
    <w:rsid w:val="006D4815"/>
    <w:rsid w:val="006D48BF"/>
    <w:rsid w:val="006D4959"/>
    <w:rsid w:val="006D4B20"/>
    <w:rsid w:val="006D4BA2"/>
    <w:rsid w:val="006D4BF8"/>
    <w:rsid w:val="006D4E4C"/>
    <w:rsid w:val="006D5062"/>
    <w:rsid w:val="006D526C"/>
    <w:rsid w:val="006D5C67"/>
    <w:rsid w:val="006D70B7"/>
    <w:rsid w:val="006D71C7"/>
    <w:rsid w:val="006D74CF"/>
    <w:rsid w:val="006D7514"/>
    <w:rsid w:val="006D796F"/>
    <w:rsid w:val="006E0153"/>
    <w:rsid w:val="006E04B9"/>
    <w:rsid w:val="006E0840"/>
    <w:rsid w:val="006E095D"/>
    <w:rsid w:val="006E098D"/>
    <w:rsid w:val="006E1274"/>
    <w:rsid w:val="006E1618"/>
    <w:rsid w:val="006E174C"/>
    <w:rsid w:val="006E1A96"/>
    <w:rsid w:val="006E1DDF"/>
    <w:rsid w:val="006E203A"/>
    <w:rsid w:val="006E22D5"/>
    <w:rsid w:val="006E2B80"/>
    <w:rsid w:val="006E2CBB"/>
    <w:rsid w:val="006E2DC4"/>
    <w:rsid w:val="006E2ED9"/>
    <w:rsid w:val="006E303A"/>
    <w:rsid w:val="006E342B"/>
    <w:rsid w:val="006E384C"/>
    <w:rsid w:val="006E3921"/>
    <w:rsid w:val="006E3B4A"/>
    <w:rsid w:val="006E3B63"/>
    <w:rsid w:val="006E3BBE"/>
    <w:rsid w:val="006E3DF1"/>
    <w:rsid w:val="006E3F23"/>
    <w:rsid w:val="006E3FA4"/>
    <w:rsid w:val="006E4452"/>
    <w:rsid w:val="006E46F8"/>
    <w:rsid w:val="006E4804"/>
    <w:rsid w:val="006E49BD"/>
    <w:rsid w:val="006E4A8A"/>
    <w:rsid w:val="006E51CA"/>
    <w:rsid w:val="006E52F2"/>
    <w:rsid w:val="006E53B0"/>
    <w:rsid w:val="006E5482"/>
    <w:rsid w:val="006E57CD"/>
    <w:rsid w:val="006E5BFC"/>
    <w:rsid w:val="006E6194"/>
    <w:rsid w:val="006E6317"/>
    <w:rsid w:val="006E6DE7"/>
    <w:rsid w:val="006E6E1D"/>
    <w:rsid w:val="006E70A4"/>
    <w:rsid w:val="006E7265"/>
    <w:rsid w:val="006E73FE"/>
    <w:rsid w:val="006E7414"/>
    <w:rsid w:val="006E7EA7"/>
    <w:rsid w:val="006F0178"/>
    <w:rsid w:val="006F071B"/>
    <w:rsid w:val="006F08AA"/>
    <w:rsid w:val="006F0A6D"/>
    <w:rsid w:val="006F0CD4"/>
    <w:rsid w:val="006F0E73"/>
    <w:rsid w:val="006F1174"/>
    <w:rsid w:val="006F1379"/>
    <w:rsid w:val="006F141A"/>
    <w:rsid w:val="006F18C8"/>
    <w:rsid w:val="006F1E2D"/>
    <w:rsid w:val="006F1FBE"/>
    <w:rsid w:val="006F21C4"/>
    <w:rsid w:val="006F29AA"/>
    <w:rsid w:val="006F2A5C"/>
    <w:rsid w:val="006F3136"/>
    <w:rsid w:val="006F34C2"/>
    <w:rsid w:val="006F36EF"/>
    <w:rsid w:val="006F3791"/>
    <w:rsid w:val="006F3F4A"/>
    <w:rsid w:val="006F413A"/>
    <w:rsid w:val="006F44AF"/>
    <w:rsid w:val="006F4A1A"/>
    <w:rsid w:val="006F4B84"/>
    <w:rsid w:val="006F4E5F"/>
    <w:rsid w:val="006F4E82"/>
    <w:rsid w:val="006F54D4"/>
    <w:rsid w:val="006F5502"/>
    <w:rsid w:val="006F581D"/>
    <w:rsid w:val="006F6031"/>
    <w:rsid w:val="006F6191"/>
    <w:rsid w:val="006F61EB"/>
    <w:rsid w:val="006F636F"/>
    <w:rsid w:val="006F6413"/>
    <w:rsid w:val="006F64DF"/>
    <w:rsid w:val="006F6892"/>
    <w:rsid w:val="006F6B37"/>
    <w:rsid w:val="006F6D95"/>
    <w:rsid w:val="006F73F0"/>
    <w:rsid w:val="006F75DE"/>
    <w:rsid w:val="006F7741"/>
    <w:rsid w:val="006F7A6F"/>
    <w:rsid w:val="006F7B5A"/>
    <w:rsid w:val="006F7B66"/>
    <w:rsid w:val="00700049"/>
    <w:rsid w:val="0070033F"/>
    <w:rsid w:val="00700734"/>
    <w:rsid w:val="00700A7C"/>
    <w:rsid w:val="00700A8E"/>
    <w:rsid w:val="00700B1C"/>
    <w:rsid w:val="00700C65"/>
    <w:rsid w:val="00700D2A"/>
    <w:rsid w:val="00701060"/>
    <w:rsid w:val="00701184"/>
    <w:rsid w:val="0070127D"/>
    <w:rsid w:val="0070131F"/>
    <w:rsid w:val="0070135E"/>
    <w:rsid w:val="007017A9"/>
    <w:rsid w:val="007018DB"/>
    <w:rsid w:val="0070221F"/>
    <w:rsid w:val="00702423"/>
    <w:rsid w:val="007028BC"/>
    <w:rsid w:val="00702DC7"/>
    <w:rsid w:val="00703006"/>
    <w:rsid w:val="0070371B"/>
    <w:rsid w:val="00703837"/>
    <w:rsid w:val="00703A9B"/>
    <w:rsid w:val="00703D9B"/>
    <w:rsid w:val="00703F49"/>
    <w:rsid w:val="00703FC1"/>
    <w:rsid w:val="0070439B"/>
    <w:rsid w:val="007045CA"/>
    <w:rsid w:val="007045F1"/>
    <w:rsid w:val="007046A6"/>
    <w:rsid w:val="007048DD"/>
    <w:rsid w:val="007048ED"/>
    <w:rsid w:val="007050ED"/>
    <w:rsid w:val="0070572D"/>
    <w:rsid w:val="0070631F"/>
    <w:rsid w:val="0070632A"/>
    <w:rsid w:val="00706566"/>
    <w:rsid w:val="0070662B"/>
    <w:rsid w:val="00706687"/>
    <w:rsid w:val="00706730"/>
    <w:rsid w:val="00706772"/>
    <w:rsid w:val="007069C7"/>
    <w:rsid w:val="00706AA9"/>
    <w:rsid w:val="00707E99"/>
    <w:rsid w:val="00710155"/>
    <w:rsid w:val="007102B7"/>
    <w:rsid w:val="0071051C"/>
    <w:rsid w:val="0071057B"/>
    <w:rsid w:val="00710E4C"/>
    <w:rsid w:val="00710FA7"/>
    <w:rsid w:val="0071122D"/>
    <w:rsid w:val="007113F4"/>
    <w:rsid w:val="007114B6"/>
    <w:rsid w:val="0071202C"/>
    <w:rsid w:val="00712243"/>
    <w:rsid w:val="00712605"/>
    <w:rsid w:val="0071261F"/>
    <w:rsid w:val="00712F15"/>
    <w:rsid w:val="00712FC3"/>
    <w:rsid w:val="00713216"/>
    <w:rsid w:val="00713412"/>
    <w:rsid w:val="0071348F"/>
    <w:rsid w:val="007136DE"/>
    <w:rsid w:val="007137AF"/>
    <w:rsid w:val="007139DD"/>
    <w:rsid w:val="00713B9E"/>
    <w:rsid w:val="00713BCC"/>
    <w:rsid w:val="00713C87"/>
    <w:rsid w:val="00713C92"/>
    <w:rsid w:val="00713D09"/>
    <w:rsid w:val="00713D42"/>
    <w:rsid w:val="00713DB6"/>
    <w:rsid w:val="00713E02"/>
    <w:rsid w:val="00713E0C"/>
    <w:rsid w:val="00713E1F"/>
    <w:rsid w:val="007140DE"/>
    <w:rsid w:val="007141B4"/>
    <w:rsid w:val="007141E5"/>
    <w:rsid w:val="007144EC"/>
    <w:rsid w:val="00714679"/>
    <w:rsid w:val="0071472D"/>
    <w:rsid w:val="00714755"/>
    <w:rsid w:val="00714917"/>
    <w:rsid w:val="00714CC4"/>
    <w:rsid w:val="00714F53"/>
    <w:rsid w:val="00715979"/>
    <w:rsid w:val="007159F9"/>
    <w:rsid w:val="00715A51"/>
    <w:rsid w:val="00715BE5"/>
    <w:rsid w:val="00715CCA"/>
    <w:rsid w:val="00716265"/>
    <w:rsid w:val="007166EF"/>
    <w:rsid w:val="007170E7"/>
    <w:rsid w:val="00717320"/>
    <w:rsid w:val="0071735F"/>
    <w:rsid w:val="00717419"/>
    <w:rsid w:val="007175FC"/>
    <w:rsid w:val="00717A76"/>
    <w:rsid w:val="00717D9F"/>
    <w:rsid w:val="00717E18"/>
    <w:rsid w:val="00717EC2"/>
    <w:rsid w:val="00717EF5"/>
    <w:rsid w:val="00717F94"/>
    <w:rsid w:val="00720181"/>
    <w:rsid w:val="007201B1"/>
    <w:rsid w:val="00720221"/>
    <w:rsid w:val="007208D4"/>
    <w:rsid w:val="00720CA8"/>
    <w:rsid w:val="00720FC8"/>
    <w:rsid w:val="00721307"/>
    <w:rsid w:val="0072138D"/>
    <w:rsid w:val="00721444"/>
    <w:rsid w:val="007215E3"/>
    <w:rsid w:val="007216A1"/>
    <w:rsid w:val="0072172F"/>
    <w:rsid w:val="00721C18"/>
    <w:rsid w:val="0072248E"/>
    <w:rsid w:val="00722495"/>
    <w:rsid w:val="00722604"/>
    <w:rsid w:val="0072260F"/>
    <w:rsid w:val="00722829"/>
    <w:rsid w:val="007228B6"/>
    <w:rsid w:val="00722941"/>
    <w:rsid w:val="00722ACD"/>
    <w:rsid w:val="00722EDD"/>
    <w:rsid w:val="00722F88"/>
    <w:rsid w:val="00723098"/>
    <w:rsid w:val="007231DA"/>
    <w:rsid w:val="0072335E"/>
    <w:rsid w:val="0072337B"/>
    <w:rsid w:val="007237AE"/>
    <w:rsid w:val="00723920"/>
    <w:rsid w:val="007239E0"/>
    <w:rsid w:val="00723A58"/>
    <w:rsid w:val="00723C4F"/>
    <w:rsid w:val="00723C86"/>
    <w:rsid w:val="00723CF2"/>
    <w:rsid w:val="00723FDD"/>
    <w:rsid w:val="007240A6"/>
    <w:rsid w:val="007248C1"/>
    <w:rsid w:val="00724BDE"/>
    <w:rsid w:val="00724DE2"/>
    <w:rsid w:val="007258FE"/>
    <w:rsid w:val="00725BF3"/>
    <w:rsid w:val="00725FB7"/>
    <w:rsid w:val="00726005"/>
    <w:rsid w:val="00726269"/>
    <w:rsid w:val="00726CD9"/>
    <w:rsid w:val="00726CFA"/>
    <w:rsid w:val="00726E59"/>
    <w:rsid w:val="0072701E"/>
    <w:rsid w:val="00727233"/>
    <w:rsid w:val="00727235"/>
    <w:rsid w:val="007272B4"/>
    <w:rsid w:val="00727349"/>
    <w:rsid w:val="007273C3"/>
    <w:rsid w:val="00727461"/>
    <w:rsid w:val="007276EA"/>
    <w:rsid w:val="00727937"/>
    <w:rsid w:val="00727C02"/>
    <w:rsid w:val="007303EF"/>
    <w:rsid w:val="00730596"/>
    <w:rsid w:val="0073066D"/>
    <w:rsid w:val="00730886"/>
    <w:rsid w:val="007308DB"/>
    <w:rsid w:val="007308F9"/>
    <w:rsid w:val="00730C30"/>
    <w:rsid w:val="00730E12"/>
    <w:rsid w:val="00731764"/>
    <w:rsid w:val="007317EE"/>
    <w:rsid w:val="00731ED5"/>
    <w:rsid w:val="007320F9"/>
    <w:rsid w:val="00732DC9"/>
    <w:rsid w:val="00732EB7"/>
    <w:rsid w:val="007330EF"/>
    <w:rsid w:val="0073331F"/>
    <w:rsid w:val="00733372"/>
    <w:rsid w:val="007336A7"/>
    <w:rsid w:val="0073385B"/>
    <w:rsid w:val="00733FD2"/>
    <w:rsid w:val="007342A2"/>
    <w:rsid w:val="007343DD"/>
    <w:rsid w:val="0073447D"/>
    <w:rsid w:val="00734650"/>
    <w:rsid w:val="00734903"/>
    <w:rsid w:val="00734AE0"/>
    <w:rsid w:val="00734D4B"/>
    <w:rsid w:val="00734D96"/>
    <w:rsid w:val="007352BB"/>
    <w:rsid w:val="0073535A"/>
    <w:rsid w:val="00735C20"/>
    <w:rsid w:val="0073615C"/>
    <w:rsid w:val="007361D4"/>
    <w:rsid w:val="007365B3"/>
    <w:rsid w:val="007365CB"/>
    <w:rsid w:val="007365EA"/>
    <w:rsid w:val="00736698"/>
    <w:rsid w:val="00736764"/>
    <w:rsid w:val="007368BB"/>
    <w:rsid w:val="00736D4C"/>
    <w:rsid w:val="00737595"/>
    <w:rsid w:val="00737CF1"/>
    <w:rsid w:val="00737CF5"/>
    <w:rsid w:val="007405D7"/>
    <w:rsid w:val="00740AF2"/>
    <w:rsid w:val="00740FE2"/>
    <w:rsid w:val="00741111"/>
    <w:rsid w:val="007412BA"/>
    <w:rsid w:val="007415D5"/>
    <w:rsid w:val="00741968"/>
    <w:rsid w:val="00741FA2"/>
    <w:rsid w:val="00741FBD"/>
    <w:rsid w:val="00741FF7"/>
    <w:rsid w:val="0074241A"/>
    <w:rsid w:val="007424FB"/>
    <w:rsid w:val="00742804"/>
    <w:rsid w:val="00742B74"/>
    <w:rsid w:val="00742C21"/>
    <w:rsid w:val="00742D00"/>
    <w:rsid w:val="00742D40"/>
    <w:rsid w:val="00742D80"/>
    <w:rsid w:val="00742E22"/>
    <w:rsid w:val="00742EEC"/>
    <w:rsid w:val="007431D5"/>
    <w:rsid w:val="0074332E"/>
    <w:rsid w:val="0074343C"/>
    <w:rsid w:val="00743632"/>
    <w:rsid w:val="007437CA"/>
    <w:rsid w:val="00743B29"/>
    <w:rsid w:val="00743E38"/>
    <w:rsid w:val="007440A2"/>
    <w:rsid w:val="0074426E"/>
    <w:rsid w:val="007446FE"/>
    <w:rsid w:val="00744827"/>
    <w:rsid w:val="007448DA"/>
    <w:rsid w:val="00744E4B"/>
    <w:rsid w:val="00744F26"/>
    <w:rsid w:val="00745056"/>
    <w:rsid w:val="00745527"/>
    <w:rsid w:val="00745990"/>
    <w:rsid w:val="00745BBF"/>
    <w:rsid w:val="00745E69"/>
    <w:rsid w:val="00746471"/>
    <w:rsid w:val="00746720"/>
    <w:rsid w:val="00746DD4"/>
    <w:rsid w:val="00747115"/>
    <w:rsid w:val="0074778A"/>
    <w:rsid w:val="00747921"/>
    <w:rsid w:val="007479D4"/>
    <w:rsid w:val="00747EB9"/>
    <w:rsid w:val="007503CD"/>
    <w:rsid w:val="007504DC"/>
    <w:rsid w:val="00750592"/>
    <w:rsid w:val="0075084F"/>
    <w:rsid w:val="00750A22"/>
    <w:rsid w:val="00750D7E"/>
    <w:rsid w:val="00750ED8"/>
    <w:rsid w:val="00751216"/>
    <w:rsid w:val="0075126A"/>
    <w:rsid w:val="007517EF"/>
    <w:rsid w:val="007518F3"/>
    <w:rsid w:val="0075194D"/>
    <w:rsid w:val="00751A59"/>
    <w:rsid w:val="007520F1"/>
    <w:rsid w:val="00752262"/>
    <w:rsid w:val="0075263F"/>
    <w:rsid w:val="007529DB"/>
    <w:rsid w:val="00752C28"/>
    <w:rsid w:val="00753338"/>
    <w:rsid w:val="00753423"/>
    <w:rsid w:val="007535C6"/>
    <w:rsid w:val="0075368F"/>
    <w:rsid w:val="007537B4"/>
    <w:rsid w:val="007538CA"/>
    <w:rsid w:val="00753957"/>
    <w:rsid w:val="00753B3B"/>
    <w:rsid w:val="00753C17"/>
    <w:rsid w:val="00754164"/>
    <w:rsid w:val="007541A2"/>
    <w:rsid w:val="007542FE"/>
    <w:rsid w:val="007545F1"/>
    <w:rsid w:val="00754736"/>
    <w:rsid w:val="007548E2"/>
    <w:rsid w:val="00754C23"/>
    <w:rsid w:val="00754C7F"/>
    <w:rsid w:val="00754EB8"/>
    <w:rsid w:val="00755009"/>
    <w:rsid w:val="00755158"/>
    <w:rsid w:val="00755742"/>
    <w:rsid w:val="007559DE"/>
    <w:rsid w:val="007559FC"/>
    <w:rsid w:val="00755B9C"/>
    <w:rsid w:val="0075663C"/>
    <w:rsid w:val="00756A9E"/>
    <w:rsid w:val="00756BB7"/>
    <w:rsid w:val="00756C60"/>
    <w:rsid w:val="00756F12"/>
    <w:rsid w:val="00756FBC"/>
    <w:rsid w:val="0075774F"/>
    <w:rsid w:val="007578EE"/>
    <w:rsid w:val="00757BBD"/>
    <w:rsid w:val="00757BFA"/>
    <w:rsid w:val="00760234"/>
    <w:rsid w:val="00760283"/>
    <w:rsid w:val="00760435"/>
    <w:rsid w:val="0076043D"/>
    <w:rsid w:val="007608BD"/>
    <w:rsid w:val="00760B4D"/>
    <w:rsid w:val="0076105F"/>
    <w:rsid w:val="007611E4"/>
    <w:rsid w:val="007614E3"/>
    <w:rsid w:val="0076153E"/>
    <w:rsid w:val="00761D97"/>
    <w:rsid w:val="00761E09"/>
    <w:rsid w:val="00762217"/>
    <w:rsid w:val="00762D1F"/>
    <w:rsid w:val="00762D67"/>
    <w:rsid w:val="00762EF1"/>
    <w:rsid w:val="00763737"/>
    <w:rsid w:val="007637F4"/>
    <w:rsid w:val="00763A2C"/>
    <w:rsid w:val="00763A4F"/>
    <w:rsid w:val="00763EE1"/>
    <w:rsid w:val="007643C1"/>
    <w:rsid w:val="00764681"/>
    <w:rsid w:val="00764751"/>
    <w:rsid w:val="00764AAE"/>
    <w:rsid w:val="00766319"/>
    <w:rsid w:val="00766323"/>
    <w:rsid w:val="00766336"/>
    <w:rsid w:val="0076644E"/>
    <w:rsid w:val="007669DB"/>
    <w:rsid w:val="00766ACF"/>
    <w:rsid w:val="00766B2E"/>
    <w:rsid w:val="00767261"/>
    <w:rsid w:val="0076729F"/>
    <w:rsid w:val="00767511"/>
    <w:rsid w:val="00767853"/>
    <w:rsid w:val="00767A15"/>
    <w:rsid w:val="00767C1B"/>
    <w:rsid w:val="00767D1E"/>
    <w:rsid w:val="00770084"/>
    <w:rsid w:val="0077038C"/>
    <w:rsid w:val="007708FB"/>
    <w:rsid w:val="00770B69"/>
    <w:rsid w:val="00770E89"/>
    <w:rsid w:val="00771264"/>
    <w:rsid w:val="00771410"/>
    <w:rsid w:val="007717AF"/>
    <w:rsid w:val="00771B13"/>
    <w:rsid w:val="00771E63"/>
    <w:rsid w:val="00772457"/>
    <w:rsid w:val="007724F6"/>
    <w:rsid w:val="00772C7D"/>
    <w:rsid w:val="00772D19"/>
    <w:rsid w:val="00772E73"/>
    <w:rsid w:val="00772E8F"/>
    <w:rsid w:val="00772EA5"/>
    <w:rsid w:val="00772F06"/>
    <w:rsid w:val="007736C0"/>
    <w:rsid w:val="00773708"/>
    <w:rsid w:val="007737BB"/>
    <w:rsid w:val="00773A73"/>
    <w:rsid w:val="007742F9"/>
    <w:rsid w:val="0077444D"/>
    <w:rsid w:val="0077446D"/>
    <w:rsid w:val="0077491F"/>
    <w:rsid w:val="00774999"/>
    <w:rsid w:val="00774D1D"/>
    <w:rsid w:val="0077503E"/>
    <w:rsid w:val="0077507E"/>
    <w:rsid w:val="0077510D"/>
    <w:rsid w:val="0077517F"/>
    <w:rsid w:val="00775299"/>
    <w:rsid w:val="00775703"/>
    <w:rsid w:val="007759DB"/>
    <w:rsid w:val="00775AA4"/>
    <w:rsid w:val="00775CD4"/>
    <w:rsid w:val="007760ED"/>
    <w:rsid w:val="0077668D"/>
    <w:rsid w:val="00776776"/>
    <w:rsid w:val="007768E1"/>
    <w:rsid w:val="0077760C"/>
    <w:rsid w:val="00777BD5"/>
    <w:rsid w:val="00777BE7"/>
    <w:rsid w:val="007807D3"/>
    <w:rsid w:val="00780D69"/>
    <w:rsid w:val="00780EF4"/>
    <w:rsid w:val="0078106E"/>
    <w:rsid w:val="00781F8E"/>
    <w:rsid w:val="00782338"/>
    <w:rsid w:val="007823C6"/>
    <w:rsid w:val="00782A13"/>
    <w:rsid w:val="00782EB7"/>
    <w:rsid w:val="007831AD"/>
    <w:rsid w:val="007835A3"/>
    <w:rsid w:val="00783963"/>
    <w:rsid w:val="00783C4A"/>
    <w:rsid w:val="00783D12"/>
    <w:rsid w:val="00783D7D"/>
    <w:rsid w:val="007841F2"/>
    <w:rsid w:val="0078466F"/>
    <w:rsid w:val="007849B7"/>
    <w:rsid w:val="00784AF2"/>
    <w:rsid w:val="00785177"/>
    <w:rsid w:val="007858B3"/>
    <w:rsid w:val="00785A59"/>
    <w:rsid w:val="007863FA"/>
    <w:rsid w:val="00786881"/>
    <w:rsid w:val="007868B8"/>
    <w:rsid w:val="007868F6"/>
    <w:rsid w:val="007869B0"/>
    <w:rsid w:val="00786C73"/>
    <w:rsid w:val="00786DAF"/>
    <w:rsid w:val="00787D56"/>
    <w:rsid w:val="007903CC"/>
    <w:rsid w:val="0079060B"/>
    <w:rsid w:val="00790647"/>
    <w:rsid w:val="007907F1"/>
    <w:rsid w:val="00791216"/>
    <w:rsid w:val="007913CF"/>
    <w:rsid w:val="007916E5"/>
    <w:rsid w:val="007926B9"/>
    <w:rsid w:val="0079272D"/>
    <w:rsid w:val="007927C3"/>
    <w:rsid w:val="00792959"/>
    <w:rsid w:val="0079297A"/>
    <w:rsid w:val="00792A07"/>
    <w:rsid w:val="00792DA0"/>
    <w:rsid w:val="00792DC6"/>
    <w:rsid w:val="00792E7D"/>
    <w:rsid w:val="00792E98"/>
    <w:rsid w:val="00793DE5"/>
    <w:rsid w:val="00794051"/>
    <w:rsid w:val="007953DF"/>
    <w:rsid w:val="0079578C"/>
    <w:rsid w:val="007958A0"/>
    <w:rsid w:val="00795900"/>
    <w:rsid w:val="00795968"/>
    <w:rsid w:val="00795CFD"/>
    <w:rsid w:val="00795E85"/>
    <w:rsid w:val="007965F5"/>
    <w:rsid w:val="00796CC0"/>
    <w:rsid w:val="00796CDA"/>
    <w:rsid w:val="00797868"/>
    <w:rsid w:val="007978E5"/>
    <w:rsid w:val="00797B2C"/>
    <w:rsid w:val="00797C1C"/>
    <w:rsid w:val="00797E8F"/>
    <w:rsid w:val="00797F40"/>
    <w:rsid w:val="007A001B"/>
    <w:rsid w:val="007A0960"/>
    <w:rsid w:val="007A0A71"/>
    <w:rsid w:val="007A10A8"/>
    <w:rsid w:val="007A1729"/>
    <w:rsid w:val="007A1A77"/>
    <w:rsid w:val="007A1C76"/>
    <w:rsid w:val="007A206E"/>
    <w:rsid w:val="007A25A5"/>
    <w:rsid w:val="007A28CB"/>
    <w:rsid w:val="007A29F7"/>
    <w:rsid w:val="007A2D3E"/>
    <w:rsid w:val="007A2D4E"/>
    <w:rsid w:val="007A2DCE"/>
    <w:rsid w:val="007A2EED"/>
    <w:rsid w:val="007A3256"/>
    <w:rsid w:val="007A33E2"/>
    <w:rsid w:val="007A3501"/>
    <w:rsid w:val="007A3B76"/>
    <w:rsid w:val="007A3CCC"/>
    <w:rsid w:val="007A4499"/>
    <w:rsid w:val="007A44FB"/>
    <w:rsid w:val="007A4B32"/>
    <w:rsid w:val="007A4C7B"/>
    <w:rsid w:val="007A4EA5"/>
    <w:rsid w:val="007A4F13"/>
    <w:rsid w:val="007A5103"/>
    <w:rsid w:val="007A54DC"/>
    <w:rsid w:val="007A55C1"/>
    <w:rsid w:val="007A5727"/>
    <w:rsid w:val="007A5C14"/>
    <w:rsid w:val="007A6466"/>
    <w:rsid w:val="007A64A2"/>
    <w:rsid w:val="007A665A"/>
    <w:rsid w:val="007A68C9"/>
    <w:rsid w:val="007A6F79"/>
    <w:rsid w:val="007A71E3"/>
    <w:rsid w:val="007A753B"/>
    <w:rsid w:val="007A77F2"/>
    <w:rsid w:val="007A79B9"/>
    <w:rsid w:val="007A7A6D"/>
    <w:rsid w:val="007A7CC8"/>
    <w:rsid w:val="007A7FCF"/>
    <w:rsid w:val="007B0630"/>
    <w:rsid w:val="007B06F3"/>
    <w:rsid w:val="007B080C"/>
    <w:rsid w:val="007B08CA"/>
    <w:rsid w:val="007B0C5D"/>
    <w:rsid w:val="007B0D63"/>
    <w:rsid w:val="007B0DC6"/>
    <w:rsid w:val="007B0F9C"/>
    <w:rsid w:val="007B121F"/>
    <w:rsid w:val="007B158B"/>
    <w:rsid w:val="007B1734"/>
    <w:rsid w:val="007B1D07"/>
    <w:rsid w:val="007B1E53"/>
    <w:rsid w:val="007B22E2"/>
    <w:rsid w:val="007B25D0"/>
    <w:rsid w:val="007B26D1"/>
    <w:rsid w:val="007B2792"/>
    <w:rsid w:val="007B284C"/>
    <w:rsid w:val="007B31AC"/>
    <w:rsid w:val="007B3219"/>
    <w:rsid w:val="007B3332"/>
    <w:rsid w:val="007B3639"/>
    <w:rsid w:val="007B3C4F"/>
    <w:rsid w:val="007B3CE9"/>
    <w:rsid w:val="007B42D9"/>
    <w:rsid w:val="007B438B"/>
    <w:rsid w:val="007B43CE"/>
    <w:rsid w:val="007B495E"/>
    <w:rsid w:val="007B4ECF"/>
    <w:rsid w:val="007B4FF6"/>
    <w:rsid w:val="007B510F"/>
    <w:rsid w:val="007B52A5"/>
    <w:rsid w:val="007B535F"/>
    <w:rsid w:val="007B5880"/>
    <w:rsid w:val="007B6165"/>
    <w:rsid w:val="007B6A38"/>
    <w:rsid w:val="007B6EE1"/>
    <w:rsid w:val="007B6FE4"/>
    <w:rsid w:val="007B7055"/>
    <w:rsid w:val="007B7174"/>
    <w:rsid w:val="007B73EA"/>
    <w:rsid w:val="007B75D8"/>
    <w:rsid w:val="007B7676"/>
    <w:rsid w:val="007B773B"/>
    <w:rsid w:val="007B7C67"/>
    <w:rsid w:val="007B7CE0"/>
    <w:rsid w:val="007B7CEC"/>
    <w:rsid w:val="007B7FFA"/>
    <w:rsid w:val="007C000D"/>
    <w:rsid w:val="007C0215"/>
    <w:rsid w:val="007C034E"/>
    <w:rsid w:val="007C04DC"/>
    <w:rsid w:val="007C07BB"/>
    <w:rsid w:val="007C1101"/>
    <w:rsid w:val="007C116C"/>
    <w:rsid w:val="007C1BD4"/>
    <w:rsid w:val="007C1D6D"/>
    <w:rsid w:val="007C1FEB"/>
    <w:rsid w:val="007C2052"/>
    <w:rsid w:val="007C2160"/>
    <w:rsid w:val="007C2425"/>
    <w:rsid w:val="007C252B"/>
    <w:rsid w:val="007C2563"/>
    <w:rsid w:val="007C29A3"/>
    <w:rsid w:val="007C2EA3"/>
    <w:rsid w:val="007C2F6D"/>
    <w:rsid w:val="007C30CC"/>
    <w:rsid w:val="007C335F"/>
    <w:rsid w:val="007C35D3"/>
    <w:rsid w:val="007C3676"/>
    <w:rsid w:val="007C37A9"/>
    <w:rsid w:val="007C3829"/>
    <w:rsid w:val="007C3856"/>
    <w:rsid w:val="007C3C73"/>
    <w:rsid w:val="007C3FCC"/>
    <w:rsid w:val="007C45B8"/>
    <w:rsid w:val="007C45F9"/>
    <w:rsid w:val="007C4721"/>
    <w:rsid w:val="007C48BF"/>
    <w:rsid w:val="007C4DC6"/>
    <w:rsid w:val="007C4E4B"/>
    <w:rsid w:val="007C4E60"/>
    <w:rsid w:val="007C4F27"/>
    <w:rsid w:val="007C5110"/>
    <w:rsid w:val="007C5244"/>
    <w:rsid w:val="007C56BC"/>
    <w:rsid w:val="007C5C52"/>
    <w:rsid w:val="007C5D43"/>
    <w:rsid w:val="007C5D64"/>
    <w:rsid w:val="007C6622"/>
    <w:rsid w:val="007C6650"/>
    <w:rsid w:val="007C6A71"/>
    <w:rsid w:val="007C6C78"/>
    <w:rsid w:val="007C6FC9"/>
    <w:rsid w:val="007C6FF8"/>
    <w:rsid w:val="007C74E5"/>
    <w:rsid w:val="007C74F2"/>
    <w:rsid w:val="007C76EF"/>
    <w:rsid w:val="007C7724"/>
    <w:rsid w:val="007C7877"/>
    <w:rsid w:val="007C7B95"/>
    <w:rsid w:val="007C7BA6"/>
    <w:rsid w:val="007C7CD3"/>
    <w:rsid w:val="007C7DDD"/>
    <w:rsid w:val="007C7F77"/>
    <w:rsid w:val="007D0085"/>
    <w:rsid w:val="007D03BD"/>
    <w:rsid w:val="007D07D3"/>
    <w:rsid w:val="007D0BD3"/>
    <w:rsid w:val="007D1023"/>
    <w:rsid w:val="007D106C"/>
    <w:rsid w:val="007D1376"/>
    <w:rsid w:val="007D168F"/>
    <w:rsid w:val="007D197A"/>
    <w:rsid w:val="007D1E72"/>
    <w:rsid w:val="007D205F"/>
    <w:rsid w:val="007D22E0"/>
    <w:rsid w:val="007D22EC"/>
    <w:rsid w:val="007D2D94"/>
    <w:rsid w:val="007D2E38"/>
    <w:rsid w:val="007D2EBE"/>
    <w:rsid w:val="007D320F"/>
    <w:rsid w:val="007D368A"/>
    <w:rsid w:val="007D398E"/>
    <w:rsid w:val="007D3AF8"/>
    <w:rsid w:val="007D3C3A"/>
    <w:rsid w:val="007D3DCF"/>
    <w:rsid w:val="007D3E0F"/>
    <w:rsid w:val="007D3E26"/>
    <w:rsid w:val="007D4054"/>
    <w:rsid w:val="007D412A"/>
    <w:rsid w:val="007D4288"/>
    <w:rsid w:val="007D48B9"/>
    <w:rsid w:val="007D4A2B"/>
    <w:rsid w:val="007D4A9A"/>
    <w:rsid w:val="007D4B54"/>
    <w:rsid w:val="007D4EDA"/>
    <w:rsid w:val="007D5171"/>
    <w:rsid w:val="007D517E"/>
    <w:rsid w:val="007D5756"/>
    <w:rsid w:val="007D5C1A"/>
    <w:rsid w:val="007D5FF7"/>
    <w:rsid w:val="007D64F3"/>
    <w:rsid w:val="007D691B"/>
    <w:rsid w:val="007D698A"/>
    <w:rsid w:val="007D6ADD"/>
    <w:rsid w:val="007D710B"/>
    <w:rsid w:val="007D733E"/>
    <w:rsid w:val="007D7434"/>
    <w:rsid w:val="007D77D9"/>
    <w:rsid w:val="007D78A1"/>
    <w:rsid w:val="007D7A15"/>
    <w:rsid w:val="007E029F"/>
    <w:rsid w:val="007E06CA"/>
    <w:rsid w:val="007E0804"/>
    <w:rsid w:val="007E094C"/>
    <w:rsid w:val="007E0A4D"/>
    <w:rsid w:val="007E0BFC"/>
    <w:rsid w:val="007E0C70"/>
    <w:rsid w:val="007E1000"/>
    <w:rsid w:val="007E1278"/>
    <w:rsid w:val="007E13A9"/>
    <w:rsid w:val="007E159D"/>
    <w:rsid w:val="007E16BD"/>
    <w:rsid w:val="007E1EBF"/>
    <w:rsid w:val="007E1F6D"/>
    <w:rsid w:val="007E1FAA"/>
    <w:rsid w:val="007E20F6"/>
    <w:rsid w:val="007E2AE4"/>
    <w:rsid w:val="007E2C48"/>
    <w:rsid w:val="007E2C80"/>
    <w:rsid w:val="007E2EE7"/>
    <w:rsid w:val="007E3D56"/>
    <w:rsid w:val="007E3F28"/>
    <w:rsid w:val="007E4119"/>
    <w:rsid w:val="007E4348"/>
    <w:rsid w:val="007E484B"/>
    <w:rsid w:val="007E49EA"/>
    <w:rsid w:val="007E4A27"/>
    <w:rsid w:val="007E4B4D"/>
    <w:rsid w:val="007E4E97"/>
    <w:rsid w:val="007E50B0"/>
    <w:rsid w:val="007E545C"/>
    <w:rsid w:val="007E5D33"/>
    <w:rsid w:val="007E61DD"/>
    <w:rsid w:val="007E61F2"/>
    <w:rsid w:val="007E63F7"/>
    <w:rsid w:val="007E6587"/>
    <w:rsid w:val="007E6936"/>
    <w:rsid w:val="007E6A89"/>
    <w:rsid w:val="007E6B0C"/>
    <w:rsid w:val="007E6CD8"/>
    <w:rsid w:val="007E6DF9"/>
    <w:rsid w:val="007E741C"/>
    <w:rsid w:val="007E7524"/>
    <w:rsid w:val="007E77CE"/>
    <w:rsid w:val="007E797C"/>
    <w:rsid w:val="007E79D0"/>
    <w:rsid w:val="007F01A5"/>
    <w:rsid w:val="007F01CF"/>
    <w:rsid w:val="007F02B1"/>
    <w:rsid w:val="007F0340"/>
    <w:rsid w:val="007F0353"/>
    <w:rsid w:val="007F0498"/>
    <w:rsid w:val="007F0A92"/>
    <w:rsid w:val="007F0BB4"/>
    <w:rsid w:val="007F1073"/>
    <w:rsid w:val="007F1159"/>
    <w:rsid w:val="007F12D3"/>
    <w:rsid w:val="007F13E9"/>
    <w:rsid w:val="007F14AB"/>
    <w:rsid w:val="007F1673"/>
    <w:rsid w:val="007F16AA"/>
    <w:rsid w:val="007F16F8"/>
    <w:rsid w:val="007F1DC7"/>
    <w:rsid w:val="007F1E1F"/>
    <w:rsid w:val="007F234B"/>
    <w:rsid w:val="007F2377"/>
    <w:rsid w:val="007F2411"/>
    <w:rsid w:val="007F269B"/>
    <w:rsid w:val="007F2CEF"/>
    <w:rsid w:val="007F2E37"/>
    <w:rsid w:val="007F3071"/>
    <w:rsid w:val="007F3784"/>
    <w:rsid w:val="007F38DD"/>
    <w:rsid w:val="007F3AD2"/>
    <w:rsid w:val="007F3C4C"/>
    <w:rsid w:val="007F3CE0"/>
    <w:rsid w:val="007F4069"/>
    <w:rsid w:val="007F406C"/>
    <w:rsid w:val="007F40A4"/>
    <w:rsid w:val="007F429C"/>
    <w:rsid w:val="007F43E0"/>
    <w:rsid w:val="007F447C"/>
    <w:rsid w:val="007F47EC"/>
    <w:rsid w:val="007F480E"/>
    <w:rsid w:val="007F49E2"/>
    <w:rsid w:val="007F4C39"/>
    <w:rsid w:val="007F4D0E"/>
    <w:rsid w:val="007F53ED"/>
    <w:rsid w:val="007F5495"/>
    <w:rsid w:val="007F54A5"/>
    <w:rsid w:val="007F57E9"/>
    <w:rsid w:val="007F5842"/>
    <w:rsid w:val="007F5845"/>
    <w:rsid w:val="007F589A"/>
    <w:rsid w:val="007F5F81"/>
    <w:rsid w:val="007F61B6"/>
    <w:rsid w:val="007F6A41"/>
    <w:rsid w:val="007F6A4D"/>
    <w:rsid w:val="007F6BD9"/>
    <w:rsid w:val="007F6D61"/>
    <w:rsid w:val="007F6F79"/>
    <w:rsid w:val="007F72E7"/>
    <w:rsid w:val="007F7419"/>
    <w:rsid w:val="007F7CDE"/>
    <w:rsid w:val="007F7D00"/>
    <w:rsid w:val="007F7D16"/>
    <w:rsid w:val="007F7D9D"/>
    <w:rsid w:val="007F7E04"/>
    <w:rsid w:val="007F7F8B"/>
    <w:rsid w:val="00800058"/>
    <w:rsid w:val="0080061A"/>
    <w:rsid w:val="00800755"/>
    <w:rsid w:val="00800860"/>
    <w:rsid w:val="008008B5"/>
    <w:rsid w:val="00800A7B"/>
    <w:rsid w:val="00800C0A"/>
    <w:rsid w:val="00800C9A"/>
    <w:rsid w:val="00800DE5"/>
    <w:rsid w:val="00800FA8"/>
    <w:rsid w:val="008012CE"/>
    <w:rsid w:val="008016E0"/>
    <w:rsid w:val="00801CE3"/>
    <w:rsid w:val="00802620"/>
    <w:rsid w:val="0080267E"/>
    <w:rsid w:val="0080277E"/>
    <w:rsid w:val="0080280E"/>
    <w:rsid w:val="00802D4A"/>
    <w:rsid w:val="00802DA9"/>
    <w:rsid w:val="00802E09"/>
    <w:rsid w:val="00803157"/>
    <w:rsid w:val="00803227"/>
    <w:rsid w:val="00803ADA"/>
    <w:rsid w:val="00803C57"/>
    <w:rsid w:val="00803D03"/>
    <w:rsid w:val="00803FA9"/>
    <w:rsid w:val="008042AD"/>
    <w:rsid w:val="008049D9"/>
    <w:rsid w:val="00804B0B"/>
    <w:rsid w:val="00804CF7"/>
    <w:rsid w:val="00805060"/>
    <w:rsid w:val="008050C3"/>
    <w:rsid w:val="008051A3"/>
    <w:rsid w:val="00805361"/>
    <w:rsid w:val="008054D0"/>
    <w:rsid w:val="00805501"/>
    <w:rsid w:val="0080559E"/>
    <w:rsid w:val="00805A33"/>
    <w:rsid w:val="00805C5C"/>
    <w:rsid w:val="00805CA0"/>
    <w:rsid w:val="00805D05"/>
    <w:rsid w:val="00805D9B"/>
    <w:rsid w:val="008063E9"/>
    <w:rsid w:val="008064DF"/>
    <w:rsid w:val="0080659E"/>
    <w:rsid w:val="00806CC7"/>
    <w:rsid w:val="00806EDA"/>
    <w:rsid w:val="00806F2C"/>
    <w:rsid w:val="00806F46"/>
    <w:rsid w:val="0080751B"/>
    <w:rsid w:val="00807BED"/>
    <w:rsid w:val="00810301"/>
    <w:rsid w:val="008109EF"/>
    <w:rsid w:val="00811008"/>
    <w:rsid w:val="00811099"/>
    <w:rsid w:val="008110BA"/>
    <w:rsid w:val="008113D9"/>
    <w:rsid w:val="008116AA"/>
    <w:rsid w:val="00811A03"/>
    <w:rsid w:val="00811D30"/>
    <w:rsid w:val="00812068"/>
    <w:rsid w:val="00812688"/>
    <w:rsid w:val="008126A5"/>
    <w:rsid w:val="00812963"/>
    <w:rsid w:val="00813071"/>
    <w:rsid w:val="00813266"/>
    <w:rsid w:val="0081351F"/>
    <w:rsid w:val="008137D8"/>
    <w:rsid w:val="00813F52"/>
    <w:rsid w:val="00813FF3"/>
    <w:rsid w:val="0081401E"/>
    <w:rsid w:val="0081404C"/>
    <w:rsid w:val="008142E2"/>
    <w:rsid w:val="008143DD"/>
    <w:rsid w:val="008144D9"/>
    <w:rsid w:val="00814558"/>
    <w:rsid w:val="0081490E"/>
    <w:rsid w:val="00814ABA"/>
    <w:rsid w:val="00814EEB"/>
    <w:rsid w:val="00814F8D"/>
    <w:rsid w:val="00815066"/>
    <w:rsid w:val="0081530A"/>
    <w:rsid w:val="008153E5"/>
    <w:rsid w:val="008156E5"/>
    <w:rsid w:val="0081577B"/>
    <w:rsid w:val="00815B3B"/>
    <w:rsid w:val="00815B82"/>
    <w:rsid w:val="00815C12"/>
    <w:rsid w:val="00815D11"/>
    <w:rsid w:val="008160BB"/>
    <w:rsid w:val="0081674C"/>
    <w:rsid w:val="0081682B"/>
    <w:rsid w:val="00817025"/>
    <w:rsid w:val="008173FB"/>
    <w:rsid w:val="00817515"/>
    <w:rsid w:val="008176BE"/>
    <w:rsid w:val="00817CA2"/>
    <w:rsid w:val="00817EF9"/>
    <w:rsid w:val="00817F43"/>
    <w:rsid w:val="00820023"/>
    <w:rsid w:val="0082005C"/>
    <w:rsid w:val="0082042C"/>
    <w:rsid w:val="008208D1"/>
    <w:rsid w:val="008209F1"/>
    <w:rsid w:val="008211AE"/>
    <w:rsid w:val="00821BD6"/>
    <w:rsid w:val="00821CA0"/>
    <w:rsid w:val="00821D09"/>
    <w:rsid w:val="008221F4"/>
    <w:rsid w:val="00822292"/>
    <w:rsid w:val="0082230E"/>
    <w:rsid w:val="0082251A"/>
    <w:rsid w:val="008228FA"/>
    <w:rsid w:val="008229BE"/>
    <w:rsid w:val="00822ADD"/>
    <w:rsid w:val="00822C63"/>
    <w:rsid w:val="008234FC"/>
    <w:rsid w:val="00823F4E"/>
    <w:rsid w:val="008240DF"/>
    <w:rsid w:val="00824104"/>
    <w:rsid w:val="0082422A"/>
    <w:rsid w:val="0082439E"/>
    <w:rsid w:val="00824A3F"/>
    <w:rsid w:val="00824C19"/>
    <w:rsid w:val="00824EE0"/>
    <w:rsid w:val="00824FED"/>
    <w:rsid w:val="00825099"/>
    <w:rsid w:val="008250D8"/>
    <w:rsid w:val="008256C6"/>
    <w:rsid w:val="00825700"/>
    <w:rsid w:val="00825720"/>
    <w:rsid w:val="008259A4"/>
    <w:rsid w:val="00825AA3"/>
    <w:rsid w:val="00825C9B"/>
    <w:rsid w:val="0082614A"/>
    <w:rsid w:val="008262DA"/>
    <w:rsid w:val="00826477"/>
    <w:rsid w:val="008264F7"/>
    <w:rsid w:val="008269FC"/>
    <w:rsid w:val="00826B54"/>
    <w:rsid w:val="00826FFA"/>
    <w:rsid w:val="00827352"/>
    <w:rsid w:val="008276D8"/>
    <w:rsid w:val="00827B63"/>
    <w:rsid w:val="00827BAE"/>
    <w:rsid w:val="00827CFA"/>
    <w:rsid w:val="00827F47"/>
    <w:rsid w:val="00827F83"/>
    <w:rsid w:val="008300BD"/>
    <w:rsid w:val="008300CA"/>
    <w:rsid w:val="0083018C"/>
    <w:rsid w:val="00830539"/>
    <w:rsid w:val="008306A3"/>
    <w:rsid w:val="008307E3"/>
    <w:rsid w:val="00830B6C"/>
    <w:rsid w:val="00830EE9"/>
    <w:rsid w:val="00830F81"/>
    <w:rsid w:val="00831847"/>
    <w:rsid w:val="00831B72"/>
    <w:rsid w:val="00831DF7"/>
    <w:rsid w:val="00832437"/>
    <w:rsid w:val="00832836"/>
    <w:rsid w:val="0083284F"/>
    <w:rsid w:val="008328EA"/>
    <w:rsid w:val="00832B25"/>
    <w:rsid w:val="00832FA4"/>
    <w:rsid w:val="00833560"/>
    <w:rsid w:val="0083369E"/>
    <w:rsid w:val="00833B25"/>
    <w:rsid w:val="00833C51"/>
    <w:rsid w:val="00833E66"/>
    <w:rsid w:val="0083414C"/>
    <w:rsid w:val="008342AF"/>
    <w:rsid w:val="008342EA"/>
    <w:rsid w:val="008344AF"/>
    <w:rsid w:val="0083456E"/>
    <w:rsid w:val="00834ECA"/>
    <w:rsid w:val="00834F7E"/>
    <w:rsid w:val="00835276"/>
    <w:rsid w:val="00835527"/>
    <w:rsid w:val="00835569"/>
    <w:rsid w:val="00835747"/>
    <w:rsid w:val="0083575F"/>
    <w:rsid w:val="00835AC6"/>
    <w:rsid w:val="00835D01"/>
    <w:rsid w:val="008364C2"/>
    <w:rsid w:val="008365B0"/>
    <w:rsid w:val="008365BA"/>
    <w:rsid w:val="0083677A"/>
    <w:rsid w:val="00836ACD"/>
    <w:rsid w:val="00836B7A"/>
    <w:rsid w:val="00836C35"/>
    <w:rsid w:val="00837013"/>
    <w:rsid w:val="008370C5"/>
    <w:rsid w:val="00837424"/>
    <w:rsid w:val="00837453"/>
    <w:rsid w:val="00837534"/>
    <w:rsid w:val="008378E9"/>
    <w:rsid w:val="00837A44"/>
    <w:rsid w:val="00837C50"/>
    <w:rsid w:val="00837F62"/>
    <w:rsid w:val="00840722"/>
    <w:rsid w:val="00840725"/>
    <w:rsid w:val="00840A81"/>
    <w:rsid w:val="00840AEB"/>
    <w:rsid w:val="00840FF3"/>
    <w:rsid w:val="008411DC"/>
    <w:rsid w:val="00841413"/>
    <w:rsid w:val="008414F6"/>
    <w:rsid w:val="00841861"/>
    <w:rsid w:val="00841886"/>
    <w:rsid w:val="00841A02"/>
    <w:rsid w:val="00841B37"/>
    <w:rsid w:val="008423A0"/>
    <w:rsid w:val="008426E0"/>
    <w:rsid w:val="0084278B"/>
    <w:rsid w:val="00842C48"/>
    <w:rsid w:val="00842D48"/>
    <w:rsid w:val="00842E9E"/>
    <w:rsid w:val="008430C8"/>
    <w:rsid w:val="00843274"/>
    <w:rsid w:val="0084333E"/>
    <w:rsid w:val="008439C0"/>
    <w:rsid w:val="00843D5D"/>
    <w:rsid w:val="00843E28"/>
    <w:rsid w:val="00844200"/>
    <w:rsid w:val="0084463B"/>
    <w:rsid w:val="00844794"/>
    <w:rsid w:val="00844F09"/>
    <w:rsid w:val="008450B6"/>
    <w:rsid w:val="00845152"/>
    <w:rsid w:val="008451DF"/>
    <w:rsid w:val="00845929"/>
    <w:rsid w:val="00845C98"/>
    <w:rsid w:val="00845DEC"/>
    <w:rsid w:val="008464E7"/>
    <w:rsid w:val="00846563"/>
    <w:rsid w:val="00846855"/>
    <w:rsid w:val="00846D48"/>
    <w:rsid w:val="00846EAE"/>
    <w:rsid w:val="0084715F"/>
    <w:rsid w:val="0084760B"/>
    <w:rsid w:val="0084785F"/>
    <w:rsid w:val="00850017"/>
    <w:rsid w:val="00850276"/>
    <w:rsid w:val="008502C4"/>
    <w:rsid w:val="0085036D"/>
    <w:rsid w:val="0085037B"/>
    <w:rsid w:val="0085064F"/>
    <w:rsid w:val="00850E94"/>
    <w:rsid w:val="00850FA0"/>
    <w:rsid w:val="00850FB7"/>
    <w:rsid w:val="008515F6"/>
    <w:rsid w:val="00851A8E"/>
    <w:rsid w:val="00851B88"/>
    <w:rsid w:val="008520E0"/>
    <w:rsid w:val="0085233A"/>
    <w:rsid w:val="008523D1"/>
    <w:rsid w:val="00852577"/>
    <w:rsid w:val="00852DBC"/>
    <w:rsid w:val="008533E7"/>
    <w:rsid w:val="00853AC6"/>
    <w:rsid w:val="00853CCE"/>
    <w:rsid w:val="00853D85"/>
    <w:rsid w:val="00853F7D"/>
    <w:rsid w:val="008542AE"/>
    <w:rsid w:val="00854320"/>
    <w:rsid w:val="0085494F"/>
    <w:rsid w:val="00854C96"/>
    <w:rsid w:val="00854DFC"/>
    <w:rsid w:val="00855361"/>
    <w:rsid w:val="008559D9"/>
    <w:rsid w:val="00855B0B"/>
    <w:rsid w:val="00855EB4"/>
    <w:rsid w:val="00856624"/>
    <w:rsid w:val="008566B0"/>
    <w:rsid w:val="00856BD8"/>
    <w:rsid w:val="00856CD9"/>
    <w:rsid w:val="00856DAF"/>
    <w:rsid w:val="00856EDC"/>
    <w:rsid w:val="00857266"/>
    <w:rsid w:val="008573D0"/>
    <w:rsid w:val="00857756"/>
    <w:rsid w:val="008579CC"/>
    <w:rsid w:val="00857B29"/>
    <w:rsid w:val="00860384"/>
    <w:rsid w:val="008603E2"/>
    <w:rsid w:val="00860B32"/>
    <w:rsid w:val="0086150C"/>
    <w:rsid w:val="00861AEA"/>
    <w:rsid w:val="00861C09"/>
    <w:rsid w:val="00862170"/>
    <w:rsid w:val="00862278"/>
    <w:rsid w:val="00862468"/>
    <w:rsid w:val="00862B8E"/>
    <w:rsid w:val="00863243"/>
    <w:rsid w:val="008635FF"/>
    <w:rsid w:val="008638E8"/>
    <w:rsid w:val="00863924"/>
    <w:rsid w:val="008639F3"/>
    <w:rsid w:val="00863B41"/>
    <w:rsid w:val="00863B59"/>
    <w:rsid w:val="00863C1F"/>
    <w:rsid w:val="00863EB9"/>
    <w:rsid w:val="00864310"/>
    <w:rsid w:val="0086444A"/>
    <w:rsid w:val="00864548"/>
    <w:rsid w:val="00864A4E"/>
    <w:rsid w:val="00864B9E"/>
    <w:rsid w:val="00864BAB"/>
    <w:rsid w:val="00864C10"/>
    <w:rsid w:val="00864D1C"/>
    <w:rsid w:val="00864D83"/>
    <w:rsid w:val="00864EA6"/>
    <w:rsid w:val="008650D9"/>
    <w:rsid w:val="0086556C"/>
    <w:rsid w:val="008657ED"/>
    <w:rsid w:val="00865AAE"/>
    <w:rsid w:val="00865D4D"/>
    <w:rsid w:val="0086600E"/>
    <w:rsid w:val="00866142"/>
    <w:rsid w:val="0086631C"/>
    <w:rsid w:val="008663A2"/>
    <w:rsid w:val="00866575"/>
    <w:rsid w:val="00866837"/>
    <w:rsid w:val="00866876"/>
    <w:rsid w:val="00866B82"/>
    <w:rsid w:val="00867063"/>
    <w:rsid w:val="00867377"/>
    <w:rsid w:val="008673ED"/>
    <w:rsid w:val="008677C3"/>
    <w:rsid w:val="00867CF3"/>
    <w:rsid w:val="00867E01"/>
    <w:rsid w:val="00870677"/>
    <w:rsid w:val="0087082E"/>
    <w:rsid w:val="00870915"/>
    <w:rsid w:val="0087105A"/>
    <w:rsid w:val="00871285"/>
    <w:rsid w:val="00871671"/>
    <w:rsid w:val="008719BB"/>
    <w:rsid w:val="00871ADF"/>
    <w:rsid w:val="00871C28"/>
    <w:rsid w:val="00871D41"/>
    <w:rsid w:val="0087204C"/>
    <w:rsid w:val="008722A4"/>
    <w:rsid w:val="008727ED"/>
    <w:rsid w:val="008728E0"/>
    <w:rsid w:val="00872D86"/>
    <w:rsid w:val="00872ECC"/>
    <w:rsid w:val="00872FF0"/>
    <w:rsid w:val="008731DC"/>
    <w:rsid w:val="008733B7"/>
    <w:rsid w:val="008734CD"/>
    <w:rsid w:val="00873C84"/>
    <w:rsid w:val="00873E57"/>
    <w:rsid w:val="00873E91"/>
    <w:rsid w:val="00873FB1"/>
    <w:rsid w:val="00874261"/>
    <w:rsid w:val="008742C2"/>
    <w:rsid w:val="00874605"/>
    <w:rsid w:val="008746EF"/>
    <w:rsid w:val="00874AC6"/>
    <w:rsid w:val="00874B28"/>
    <w:rsid w:val="00874B68"/>
    <w:rsid w:val="008751C8"/>
    <w:rsid w:val="00875419"/>
    <w:rsid w:val="008754F4"/>
    <w:rsid w:val="008758EC"/>
    <w:rsid w:val="00875900"/>
    <w:rsid w:val="00875E79"/>
    <w:rsid w:val="00875FDA"/>
    <w:rsid w:val="0087638C"/>
    <w:rsid w:val="0087652C"/>
    <w:rsid w:val="00876717"/>
    <w:rsid w:val="00876EC1"/>
    <w:rsid w:val="008771F3"/>
    <w:rsid w:val="0087742A"/>
    <w:rsid w:val="00877834"/>
    <w:rsid w:val="00877EBF"/>
    <w:rsid w:val="00877F02"/>
    <w:rsid w:val="00880246"/>
    <w:rsid w:val="0088084D"/>
    <w:rsid w:val="0088097E"/>
    <w:rsid w:val="00880AFD"/>
    <w:rsid w:val="00880B50"/>
    <w:rsid w:val="00880B51"/>
    <w:rsid w:val="00880E08"/>
    <w:rsid w:val="00881054"/>
    <w:rsid w:val="0088118A"/>
    <w:rsid w:val="0088155C"/>
    <w:rsid w:val="00881725"/>
    <w:rsid w:val="00881B91"/>
    <w:rsid w:val="00881E15"/>
    <w:rsid w:val="00881FE9"/>
    <w:rsid w:val="00882403"/>
    <w:rsid w:val="0088243B"/>
    <w:rsid w:val="00882F1F"/>
    <w:rsid w:val="008831EB"/>
    <w:rsid w:val="008831FA"/>
    <w:rsid w:val="008832EB"/>
    <w:rsid w:val="008834F8"/>
    <w:rsid w:val="00883974"/>
    <w:rsid w:val="00883ABA"/>
    <w:rsid w:val="00883D1D"/>
    <w:rsid w:val="008843CB"/>
    <w:rsid w:val="0088462C"/>
    <w:rsid w:val="0088467F"/>
    <w:rsid w:val="008846C4"/>
    <w:rsid w:val="008847B7"/>
    <w:rsid w:val="008848E5"/>
    <w:rsid w:val="0088491A"/>
    <w:rsid w:val="0088491B"/>
    <w:rsid w:val="00884A6B"/>
    <w:rsid w:val="00884B8A"/>
    <w:rsid w:val="00884C0C"/>
    <w:rsid w:val="00884CE2"/>
    <w:rsid w:val="00884F56"/>
    <w:rsid w:val="00885076"/>
    <w:rsid w:val="008851E6"/>
    <w:rsid w:val="008852C5"/>
    <w:rsid w:val="00885B27"/>
    <w:rsid w:val="00886339"/>
    <w:rsid w:val="0088649E"/>
    <w:rsid w:val="008864FA"/>
    <w:rsid w:val="00886663"/>
    <w:rsid w:val="00886758"/>
    <w:rsid w:val="008868C7"/>
    <w:rsid w:val="008868D2"/>
    <w:rsid w:val="00886B06"/>
    <w:rsid w:val="008870B9"/>
    <w:rsid w:val="0088721A"/>
    <w:rsid w:val="00887255"/>
    <w:rsid w:val="0088758B"/>
    <w:rsid w:val="008876B6"/>
    <w:rsid w:val="00887752"/>
    <w:rsid w:val="008877A7"/>
    <w:rsid w:val="00887922"/>
    <w:rsid w:val="00887950"/>
    <w:rsid w:val="00887A26"/>
    <w:rsid w:val="00887E2F"/>
    <w:rsid w:val="00887E55"/>
    <w:rsid w:val="00887EB5"/>
    <w:rsid w:val="00887EB7"/>
    <w:rsid w:val="00887FC8"/>
    <w:rsid w:val="008901F6"/>
    <w:rsid w:val="008902A5"/>
    <w:rsid w:val="0089059D"/>
    <w:rsid w:val="00890C74"/>
    <w:rsid w:val="00890EC2"/>
    <w:rsid w:val="00890F33"/>
    <w:rsid w:val="008912E9"/>
    <w:rsid w:val="00891415"/>
    <w:rsid w:val="0089173E"/>
    <w:rsid w:val="008917B4"/>
    <w:rsid w:val="00891A07"/>
    <w:rsid w:val="008920E4"/>
    <w:rsid w:val="00892269"/>
    <w:rsid w:val="008924C6"/>
    <w:rsid w:val="008925C5"/>
    <w:rsid w:val="008925E1"/>
    <w:rsid w:val="008927C5"/>
    <w:rsid w:val="00892AC9"/>
    <w:rsid w:val="00892B30"/>
    <w:rsid w:val="00892D18"/>
    <w:rsid w:val="00892DE1"/>
    <w:rsid w:val="00892F2C"/>
    <w:rsid w:val="00892F50"/>
    <w:rsid w:val="00893051"/>
    <w:rsid w:val="00893122"/>
    <w:rsid w:val="00893818"/>
    <w:rsid w:val="00893BEE"/>
    <w:rsid w:val="00893F57"/>
    <w:rsid w:val="00894092"/>
    <w:rsid w:val="0089479D"/>
    <w:rsid w:val="00894E0D"/>
    <w:rsid w:val="00894F7D"/>
    <w:rsid w:val="008951F8"/>
    <w:rsid w:val="00895240"/>
    <w:rsid w:val="0089551C"/>
    <w:rsid w:val="00895E1C"/>
    <w:rsid w:val="00895F61"/>
    <w:rsid w:val="00896152"/>
    <w:rsid w:val="00896187"/>
    <w:rsid w:val="008962C6"/>
    <w:rsid w:val="008965EA"/>
    <w:rsid w:val="008969CA"/>
    <w:rsid w:val="00896B53"/>
    <w:rsid w:val="008973C7"/>
    <w:rsid w:val="008977E5"/>
    <w:rsid w:val="00897900"/>
    <w:rsid w:val="00897AA1"/>
    <w:rsid w:val="00897D63"/>
    <w:rsid w:val="00897DD2"/>
    <w:rsid w:val="008A00C2"/>
    <w:rsid w:val="008A0155"/>
    <w:rsid w:val="008A0AFE"/>
    <w:rsid w:val="008A0BA8"/>
    <w:rsid w:val="008A0EF8"/>
    <w:rsid w:val="008A1330"/>
    <w:rsid w:val="008A13F0"/>
    <w:rsid w:val="008A156A"/>
    <w:rsid w:val="008A1698"/>
    <w:rsid w:val="008A181D"/>
    <w:rsid w:val="008A1899"/>
    <w:rsid w:val="008A1905"/>
    <w:rsid w:val="008A1AC0"/>
    <w:rsid w:val="008A1D54"/>
    <w:rsid w:val="008A1F6F"/>
    <w:rsid w:val="008A2468"/>
    <w:rsid w:val="008A24A0"/>
    <w:rsid w:val="008A29C4"/>
    <w:rsid w:val="008A2F35"/>
    <w:rsid w:val="008A2FB5"/>
    <w:rsid w:val="008A3049"/>
    <w:rsid w:val="008A31F3"/>
    <w:rsid w:val="008A3487"/>
    <w:rsid w:val="008A3532"/>
    <w:rsid w:val="008A35D5"/>
    <w:rsid w:val="008A376D"/>
    <w:rsid w:val="008A3D2B"/>
    <w:rsid w:val="008A3F18"/>
    <w:rsid w:val="008A4378"/>
    <w:rsid w:val="008A4AB2"/>
    <w:rsid w:val="008A522C"/>
    <w:rsid w:val="008A548F"/>
    <w:rsid w:val="008A5658"/>
    <w:rsid w:val="008A5827"/>
    <w:rsid w:val="008A5859"/>
    <w:rsid w:val="008A5BA9"/>
    <w:rsid w:val="008A5C47"/>
    <w:rsid w:val="008A5CD5"/>
    <w:rsid w:val="008A5EC1"/>
    <w:rsid w:val="008A61FC"/>
    <w:rsid w:val="008A631A"/>
    <w:rsid w:val="008A66CE"/>
    <w:rsid w:val="008A6797"/>
    <w:rsid w:val="008A7087"/>
    <w:rsid w:val="008A71B1"/>
    <w:rsid w:val="008A7229"/>
    <w:rsid w:val="008A72E7"/>
    <w:rsid w:val="008A76BC"/>
    <w:rsid w:val="008A77B2"/>
    <w:rsid w:val="008A78AD"/>
    <w:rsid w:val="008A7FF5"/>
    <w:rsid w:val="008ABA52"/>
    <w:rsid w:val="008B062B"/>
    <w:rsid w:val="008B0B6E"/>
    <w:rsid w:val="008B0BAD"/>
    <w:rsid w:val="008B0FB2"/>
    <w:rsid w:val="008B102B"/>
    <w:rsid w:val="008B1171"/>
    <w:rsid w:val="008B1B63"/>
    <w:rsid w:val="008B1CFC"/>
    <w:rsid w:val="008B21FC"/>
    <w:rsid w:val="008B232D"/>
    <w:rsid w:val="008B272C"/>
    <w:rsid w:val="008B27EE"/>
    <w:rsid w:val="008B28B3"/>
    <w:rsid w:val="008B29FD"/>
    <w:rsid w:val="008B2A2F"/>
    <w:rsid w:val="008B2DB4"/>
    <w:rsid w:val="008B2E36"/>
    <w:rsid w:val="008B2E8C"/>
    <w:rsid w:val="008B30B8"/>
    <w:rsid w:val="008B33A3"/>
    <w:rsid w:val="008B3C7A"/>
    <w:rsid w:val="008B3EE5"/>
    <w:rsid w:val="008B4A1F"/>
    <w:rsid w:val="008B4AA2"/>
    <w:rsid w:val="008B4E01"/>
    <w:rsid w:val="008B4F49"/>
    <w:rsid w:val="008B5469"/>
    <w:rsid w:val="008B566C"/>
    <w:rsid w:val="008B591B"/>
    <w:rsid w:val="008B59DD"/>
    <w:rsid w:val="008B5A48"/>
    <w:rsid w:val="008B5BF7"/>
    <w:rsid w:val="008B6217"/>
    <w:rsid w:val="008B642D"/>
    <w:rsid w:val="008B6481"/>
    <w:rsid w:val="008B66C9"/>
    <w:rsid w:val="008B69A1"/>
    <w:rsid w:val="008B6C8F"/>
    <w:rsid w:val="008B7021"/>
    <w:rsid w:val="008B7127"/>
    <w:rsid w:val="008B7176"/>
    <w:rsid w:val="008B7306"/>
    <w:rsid w:val="008B7325"/>
    <w:rsid w:val="008B742C"/>
    <w:rsid w:val="008C0A35"/>
    <w:rsid w:val="008C0DD2"/>
    <w:rsid w:val="008C161F"/>
    <w:rsid w:val="008C1AEF"/>
    <w:rsid w:val="008C1BF7"/>
    <w:rsid w:val="008C1BFB"/>
    <w:rsid w:val="008C1E57"/>
    <w:rsid w:val="008C21E5"/>
    <w:rsid w:val="008C2424"/>
    <w:rsid w:val="008C2778"/>
    <w:rsid w:val="008C2CAE"/>
    <w:rsid w:val="008C2E48"/>
    <w:rsid w:val="008C2F3B"/>
    <w:rsid w:val="008C30B9"/>
    <w:rsid w:val="008C3BCD"/>
    <w:rsid w:val="008C3E34"/>
    <w:rsid w:val="008C3FC4"/>
    <w:rsid w:val="008C436F"/>
    <w:rsid w:val="008C43DA"/>
    <w:rsid w:val="008C44D8"/>
    <w:rsid w:val="008C4E36"/>
    <w:rsid w:val="008C4FDB"/>
    <w:rsid w:val="008C5047"/>
    <w:rsid w:val="008C52B2"/>
    <w:rsid w:val="008C5354"/>
    <w:rsid w:val="008C57B8"/>
    <w:rsid w:val="008C5B59"/>
    <w:rsid w:val="008C5E14"/>
    <w:rsid w:val="008C5FA8"/>
    <w:rsid w:val="008C5FE8"/>
    <w:rsid w:val="008C616A"/>
    <w:rsid w:val="008C61CE"/>
    <w:rsid w:val="008C662D"/>
    <w:rsid w:val="008C6649"/>
    <w:rsid w:val="008C6792"/>
    <w:rsid w:val="008C70CC"/>
    <w:rsid w:val="008C7292"/>
    <w:rsid w:val="008C7779"/>
    <w:rsid w:val="008C7792"/>
    <w:rsid w:val="008C7849"/>
    <w:rsid w:val="008C7B47"/>
    <w:rsid w:val="008D005C"/>
    <w:rsid w:val="008D0178"/>
    <w:rsid w:val="008D0446"/>
    <w:rsid w:val="008D0D3A"/>
    <w:rsid w:val="008D0FD9"/>
    <w:rsid w:val="008D1371"/>
    <w:rsid w:val="008D1376"/>
    <w:rsid w:val="008D13C7"/>
    <w:rsid w:val="008D191A"/>
    <w:rsid w:val="008D1B20"/>
    <w:rsid w:val="008D1BB2"/>
    <w:rsid w:val="008D2017"/>
    <w:rsid w:val="008D216D"/>
    <w:rsid w:val="008D220C"/>
    <w:rsid w:val="008D24E4"/>
    <w:rsid w:val="008D2598"/>
    <w:rsid w:val="008D27EE"/>
    <w:rsid w:val="008D2EB0"/>
    <w:rsid w:val="008D2EF7"/>
    <w:rsid w:val="008D2F46"/>
    <w:rsid w:val="008D3035"/>
    <w:rsid w:val="008D3078"/>
    <w:rsid w:val="008D3216"/>
    <w:rsid w:val="008D34AD"/>
    <w:rsid w:val="008D3517"/>
    <w:rsid w:val="008D369C"/>
    <w:rsid w:val="008D438B"/>
    <w:rsid w:val="008D4974"/>
    <w:rsid w:val="008D4B0E"/>
    <w:rsid w:val="008D53E0"/>
    <w:rsid w:val="008D540C"/>
    <w:rsid w:val="008D560B"/>
    <w:rsid w:val="008D5EA3"/>
    <w:rsid w:val="008D5FBF"/>
    <w:rsid w:val="008D6050"/>
    <w:rsid w:val="008D62AB"/>
    <w:rsid w:val="008D64DB"/>
    <w:rsid w:val="008D6555"/>
    <w:rsid w:val="008D66FE"/>
    <w:rsid w:val="008D685A"/>
    <w:rsid w:val="008D6B18"/>
    <w:rsid w:val="008D6E69"/>
    <w:rsid w:val="008D742E"/>
    <w:rsid w:val="008D7532"/>
    <w:rsid w:val="008D79D0"/>
    <w:rsid w:val="008D7E56"/>
    <w:rsid w:val="008E0050"/>
    <w:rsid w:val="008E01BA"/>
    <w:rsid w:val="008E04A7"/>
    <w:rsid w:val="008E0914"/>
    <w:rsid w:val="008E0BB1"/>
    <w:rsid w:val="008E0CD1"/>
    <w:rsid w:val="008E0F52"/>
    <w:rsid w:val="008E12CB"/>
    <w:rsid w:val="008E1407"/>
    <w:rsid w:val="008E1553"/>
    <w:rsid w:val="008E1664"/>
    <w:rsid w:val="008E1AA5"/>
    <w:rsid w:val="008E21ED"/>
    <w:rsid w:val="008E224C"/>
    <w:rsid w:val="008E2598"/>
    <w:rsid w:val="008E27EC"/>
    <w:rsid w:val="008E2B43"/>
    <w:rsid w:val="008E2C2B"/>
    <w:rsid w:val="008E2CB8"/>
    <w:rsid w:val="008E372D"/>
    <w:rsid w:val="008E3B07"/>
    <w:rsid w:val="008E3BFF"/>
    <w:rsid w:val="008E3FED"/>
    <w:rsid w:val="008E403D"/>
    <w:rsid w:val="008E4292"/>
    <w:rsid w:val="008E44D1"/>
    <w:rsid w:val="008E4697"/>
    <w:rsid w:val="008E469D"/>
    <w:rsid w:val="008E47B2"/>
    <w:rsid w:val="008E4FFA"/>
    <w:rsid w:val="008E5073"/>
    <w:rsid w:val="008E519A"/>
    <w:rsid w:val="008E5265"/>
    <w:rsid w:val="008E528F"/>
    <w:rsid w:val="008E565A"/>
    <w:rsid w:val="008E5681"/>
    <w:rsid w:val="008E568C"/>
    <w:rsid w:val="008E5900"/>
    <w:rsid w:val="008E5B1E"/>
    <w:rsid w:val="008E5ECA"/>
    <w:rsid w:val="008E61B3"/>
    <w:rsid w:val="008E6242"/>
    <w:rsid w:val="008E62C3"/>
    <w:rsid w:val="008E6347"/>
    <w:rsid w:val="008E6351"/>
    <w:rsid w:val="008E667B"/>
    <w:rsid w:val="008E6939"/>
    <w:rsid w:val="008E6D1E"/>
    <w:rsid w:val="008E6DAE"/>
    <w:rsid w:val="008E6FAB"/>
    <w:rsid w:val="008E7068"/>
    <w:rsid w:val="008E70F0"/>
    <w:rsid w:val="008E7368"/>
    <w:rsid w:val="008E773B"/>
    <w:rsid w:val="008E7942"/>
    <w:rsid w:val="008E79AE"/>
    <w:rsid w:val="008E7C0E"/>
    <w:rsid w:val="008E7EC6"/>
    <w:rsid w:val="008E7F4A"/>
    <w:rsid w:val="008F01D9"/>
    <w:rsid w:val="008F031A"/>
    <w:rsid w:val="008F0440"/>
    <w:rsid w:val="008F07E2"/>
    <w:rsid w:val="008F0905"/>
    <w:rsid w:val="008F098A"/>
    <w:rsid w:val="008F0D8A"/>
    <w:rsid w:val="008F1A46"/>
    <w:rsid w:val="008F1AC1"/>
    <w:rsid w:val="008F2023"/>
    <w:rsid w:val="008F2032"/>
    <w:rsid w:val="008F20A7"/>
    <w:rsid w:val="008F2B9F"/>
    <w:rsid w:val="008F2D72"/>
    <w:rsid w:val="008F2D9E"/>
    <w:rsid w:val="008F3050"/>
    <w:rsid w:val="008F310D"/>
    <w:rsid w:val="008F3387"/>
    <w:rsid w:val="008F3812"/>
    <w:rsid w:val="008F3DEA"/>
    <w:rsid w:val="008F3E80"/>
    <w:rsid w:val="008F3EDD"/>
    <w:rsid w:val="008F418E"/>
    <w:rsid w:val="008F43AF"/>
    <w:rsid w:val="008F4458"/>
    <w:rsid w:val="008F44CD"/>
    <w:rsid w:val="008F4679"/>
    <w:rsid w:val="008F494E"/>
    <w:rsid w:val="008F4953"/>
    <w:rsid w:val="008F4D72"/>
    <w:rsid w:val="008F50F2"/>
    <w:rsid w:val="008F5472"/>
    <w:rsid w:val="008F5710"/>
    <w:rsid w:val="008F5A12"/>
    <w:rsid w:val="008F5A42"/>
    <w:rsid w:val="008F5CF0"/>
    <w:rsid w:val="008F5E2B"/>
    <w:rsid w:val="008F62E9"/>
    <w:rsid w:val="008F6547"/>
    <w:rsid w:val="008F664C"/>
    <w:rsid w:val="008F676E"/>
    <w:rsid w:val="008F6873"/>
    <w:rsid w:val="008F6CD4"/>
    <w:rsid w:val="008F72E3"/>
    <w:rsid w:val="008F735B"/>
    <w:rsid w:val="008F7519"/>
    <w:rsid w:val="008F7533"/>
    <w:rsid w:val="008F7555"/>
    <w:rsid w:val="008F7871"/>
    <w:rsid w:val="008F78FF"/>
    <w:rsid w:val="00900076"/>
    <w:rsid w:val="009004A0"/>
    <w:rsid w:val="00900A4B"/>
    <w:rsid w:val="009011B4"/>
    <w:rsid w:val="00901293"/>
    <w:rsid w:val="00901873"/>
    <w:rsid w:val="00901A75"/>
    <w:rsid w:val="0090212C"/>
    <w:rsid w:val="00902891"/>
    <w:rsid w:val="009029F0"/>
    <w:rsid w:val="00902BB0"/>
    <w:rsid w:val="00902BFE"/>
    <w:rsid w:val="00902D97"/>
    <w:rsid w:val="0090318F"/>
    <w:rsid w:val="00903499"/>
    <w:rsid w:val="00903964"/>
    <w:rsid w:val="00903BB6"/>
    <w:rsid w:val="00903E20"/>
    <w:rsid w:val="00904569"/>
    <w:rsid w:val="00904AC8"/>
    <w:rsid w:val="00904FD0"/>
    <w:rsid w:val="0090551F"/>
    <w:rsid w:val="00905566"/>
    <w:rsid w:val="00905624"/>
    <w:rsid w:val="00905E0D"/>
    <w:rsid w:val="00906771"/>
    <w:rsid w:val="00906A5D"/>
    <w:rsid w:val="00906CD4"/>
    <w:rsid w:val="00907182"/>
    <w:rsid w:val="0090723E"/>
    <w:rsid w:val="009074CB"/>
    <w:rsid w:val="00907794"/>
    <w:rsid w:val="00907D26"/>
    <w:rsid w:val="00907E82"/>
    <w:rsid w:val="00907ED9"/>
    <w:rsid w:val="00910035"/>
    <w:rsid w:val="00910164"/>
    <w:rsid w:val="009103F9"/>
    <w:rsid w:val="0091047A"/>
    <w:rsid w:val="009104C9"/>
    <w:rsid w:val="0091072F"/>
    <w:rsid w:val="00910E0C"/>
    <w:rsid w:val="00911035"/>
    <w:rsid w:val="00911263"/>
    <w:rsid w:val="009113EF"/>
    <w:rsid w:val="009115D0"/>
    <w:rsid w:val="0091163A"/>
    <w:rsid w:val="0091186A"/>
    <w:rsid w:val="00911B6B"/>
    <w:rsid w:val="00911BFC"/>
    <w:rsid w:val="00911C89"/>
    <w:rsid w:val="00911E93"/>
    <w:rsid w:val="00911EAC"/>
    <w:rsid w:val="00912098"/>
    <w:rsid w:val="00912297"/>
    <w:rsid w:val="009123FD"/>
    <w:rsid w:val="00912504"/>
    <w:rsid w:val="009127DA"/>
    <w:rsid w:val="00912CAB"/>
    <w:rsid w:val="00912F4E"/>
    <w:rsid w:val="009134BF"/>
    <w:rsid w:val="00913533"/>
    <w:rsid w:val="00913BF1"/>
    <w:rsid w:val="00913D1B"/>
    <w:rsid w:val="00913DD3"/>
    <w:rsid w:val="00913F42"/>
    <w:rsid w:val="00913F67"/>
    <w:rsid w:val="00914242"/>
    <w:rsid w:val="009145D5"/>
    <w:rsid w:val="00914690"/>
    <w:rsid w:val="009146E3"/>
    <w:rsid w:val="00914AE3"/>
    <w:rsid w:val="00915131"/>
    <w:rsid w:val="00915185"/>
    <w:rsid w:val="00915898"/>
    <w:rsid w:val="00916576"/>
    <w:rsid w:val="00916618"/>
    <w:rsid w:val="00916B48"/>
    <w:rsid w:val="00916DE9"/>
    <w:rsid w:val="00916ECC"/>
    <w:rsid w:val="00917359"/>
    <w:rsid w:val="0091748B"/>
    <w:rsid w:val="00917560"/>
    <w:rsid w:val="0091774C"/>
    <w:rsid w:val="0091786B"/>
    <w:rsid w:val="00917E07"/>
    <w:rsid w:val="009200E3"/>
    <w:rsid w:val="009203A9"/>
    <w:rsid w:val="00920C80"/>
    <w:rsid w:val="0092111F"/>
    <w:rsid w:val="00921391"/>
    <w:rsid w:val="00921574"/>
    <w:rsid w:val="00921BD7"/>
    <w:rsid w:val="00921C2F"/>
    <w:rsid w:val="00921D38"/>
    <w:rsid w:val="00921DBF"/>
    <w:rsid w:val="009220BB"/>
    <w:rsid w:val="00922123"/>
    <w:rsid w:val="00922453"/>
    <w:rsid w:val="00922469"/>
    <w:rsid w:val="009225EB"/>
    <w:rsid w:val="009229DE"/>
    <w:rsid w:val="00922A92"/>
    <w:rsid w:val="00922B12"/>
    <w:rsid w:val="00922B6A"/>
    <w:rsid w:val="00922BDD"/>
    <w:rsid w:val="00923080"/>
    <w:rsid w:val="00923252"/>
    <w:rsid w:val="009233CF"/>
    <w:rsid w:val="0092340C"/>
    <w:rsid w:val="00923795"/>
    <w:rsid w:val="009239C6"/>
    <w:rsid w:val="0092443E"/>
    <w:rsid w:val="00924495"/>
    <w:rsid w:val="00924B60"/>
    <w:rsid w:val="00924F1C"/>
    <w:rsid w:val="009259D1"/>
    <w:rsid w:val="0092604B"/>
    <w:rsid w:val="0092669C"/>
    <w:rsid w:val="0092695E"/>
    <w:rsid w:val="009269F1"/>
    <w:rsid w:val="0092763B"/>
    <w:rsid w:val="0092777F"/>
    <w:rsid w:val="00927A9C"/>
    <w:rsid w:val="00927BB5"/>
    <w:rsid w:val="00927E56"/>
    <w:rsid w:val="0093000A"/>
    <w:rsid w:val="00930017"/>
    <w:rsid w:val="00930104"/>
    <w:rsid w:val="009303E2"/>
    <w:rsid w:val="009307C4"/>
    <w:rsid w:val="009307EE"/>
    <w:rsid w:val="00930D0E"/>
    <w:rsid w:val="00931206"/>
    <w:rsid w:val="00931242"/>
    <w:rsid w:val="00931274"/>
    <w:rsid w:val="00931460"/>
    <w:rsid w:val="00931746"/>
    <w:rsid w:val="0093176F"/>
    <w:rsid w:val="009318BE"/>
    <w:rsid w:val="00931B2B"/>
    <w:rsid w:val="00932293"/>
    <w:rsid w:val="0093229C"/>
    <w:rsid w:val="00932570"/>
    <w:rsid w:val="009325D5"/>
    <w:rsid w:val="00932604"/>
    <w:rsid w:val="009326CD"/>
    <w:rsid w:val="009327BA"/>
    <w:rsid w:val="00932805"/>
    <w:rsid w:val="00932876"/>
    <w:rsid w:val="00932969"/>
    <w:rsid w:val="009329E3"/>
    <w:rsid w:val="00932C8B"/>
    <w:rsid w:val="00932E87"/>
    <w:rsid w:val="0093300B"/>
    <w:rsid w:val="00933103"/>
    <w:rsid w:val="009332BC"/>
    <w:rsid w:val="0093395C"/>
    <w:rsid w:val="00933ACD"/>
    <w:rsid w:val="00933FB1"/>
    <w:rsid w:val="00934071"/>
    <w:rsid w:val="009341A3"/>
    <w:rsid w:val="00934495"/>
    <w:rsid w:val="00934532"/>
    <w:rsid w:val="009346C5"/>
    <w:rsid w:val="00934721"/>
    <w:rsid w:val="00934A32"/>
    <w:rsid w:val="00934B78"/>
    <w:rsid w:val="00934F18"/>
    <w:rsid w:val="00935286"/>
    <w:rsid w:val="0093539B"/>
    <w:rsid w:val="009356D2"/>
    <w:rsid w:val="00935A04"/>
    <w:rsid w:val="00935E00"/>
    <w:rsid w:val="00935F59"/>
    <w:rsid w:val="00935FD8"/>
    <w:rsid w:val="00935FF8"/>
    <w:rsid w:val="00936222"/>
    <w:rsid w:val="00936255"/>
    <w:rsid w:val="00936ACE"/>
    <w:rsid w:val="00936FDD"/>
    <w:rsid w:val="00937048"/>
    <w:rsid w:val="009371CD"/>
    <w:rsid w:val="009373BB"/>
    <w:rsid w:val="009373D6"/>
    <w:rsid w:val="00937800"/>
    <w:rsid w:val="00937929"/>
    <w:rsid w:val="00937CFB"/>
    <w:rsid w:val="009402B9"/>
    <w:rsid w:val="0094071F"/>
    <w:rsid w:val="00940FD1"/>
    <w:rsid w:val="0094136B"/>
    <w:rsid w:val="00941A7A"/>
    <w:rsid w:val="00941D54"/>
    <w:rsid w:val="009420C0"/>
    <w:rsid w:val="0094258D"/>
    <w:rsid w:val="0094273B"/>
    <w:rsid w:val="00942A4B"/>
    <w:rsid w:val="00942A52"/>
    <w:rsid w:val="00942B3E"/>
    <w:rsid w:val="00942DF9"/>
    <w:rsid w:val="0094313A"/>
    <w:rsid w:val="009433FD"/>
    <w:rsid w:val="0094340A"/>
    <w:rsid w:val="00943472"/>
    <w:rsid w:val="0094380D"/>
    <w:rsid w:val="00943928"/>
    <w:rsid w:val="00943B45"/>
    <w:rsid w:val="0094401E"/>
    <w:rsid w:val="009443FC"/>
    <w:rsid w:val="0094446A"/>
    <w:rsid w:val="00944782"/>
    <w:rsid w:val="00944861"/>
    <w:rsid w:val="00944CB7"/>
    <w:rsid w:val="00944CFE"/>
    <w:rsid w:val="00945273"/>
    <w:rsid w:val="00945399"/>
    <w:rsid w:val="009457F8"/>
    <w:rsid w:val="00945C6A"/>
    <w:rsid w:val="00945D82"/>
    <w:rsid w:val="00946380"/>
    <w:rsid w:val="00946420"/>
    <w:rsid w:val="0094644C"/>
    <w:rsid w:val="0094663D"/>
    <w:rsid w:val="00946BA9"/>
    <w:rsid w:val="00946CDF"/>
    <w:rsid w:val="00946F88"/>
    <w:rsid w:val="009473A9"/>
    <w:rsid w:val="009474E3"/>
    <w:rsid w:val="00947507"/>
    <w:rsid w:val="00947AF0"/>
    <w:rsid w:val="00950222"/>
    <w:rsid w:val="00950228"/>
    <w:rsid w:val="00950437"/>
    <w:rsid w:val="00950630"/>
    <w:rsid w:val="0095088D"/>
    <w:rsid w:val="00950960"/>
    <w:rsid w:val="00950A08"/>
    <w:rsid w:val="00950AAE"/>
    <w:rsid w:val="00950BAB"/>
    <w:rsid w:val="00950D41"/>
    <w:rsid w:val="00950E14"/>
    <w:rsid w:val="00950E21"/>
    <w:rsid w:val="00950F64"/>
    <w:rsid w:val="0095140B"/>
    <w:rsid w:val="009519CE"/>
    <w:rsid w:val="00951B01"/>
    <w:rsid w:val="00951EC1"/>
    <w:rsid w:val="00951EF2"/>
    <w:rsid w:val="00951FBE"/>
    <w:rsid w:val="00952373"/>
    <w:rsid w:val="0095262C"/>
    <w:rsid w:val="009526C7"/>
    <w:rsid w:val="00952B5E"/>
    <w:rsid w:val="00952D17"/>
    <w:rsid w:val="00953088"/>
    <w:rsid w:val="00953178"/>
    <w:rsid w:val="00953780"/>
    <w:rsid w:val="00953C65"/>
    <w:rsid w:val="00954045"/>
    <w:rsid w:val="00954072"/>
    <w:rsid w:val="00954751"/>
    <w:rsid w:val="00955486"/>
    <w:rsid w:val="00955B85"/>
    <w:rsid w:val="00955FED"/>
    <w:rsid w:val="009562D9"/>
    <w:rsid w:val="00956401"/>
    <w:rsid w:val="009564DC"/>
    <w:rsid w:val="009569EE"/>
    <w:rsid w:val="00956B01"/>
    <w:rsid w:val="00956D3C"/>
    <w:rsid w:val="00956E8C"/>
    <w:rsid w:val="00956F55"/>
    <w:rsid w:val="009574D6"/>
    <w:rsid w:val="009576A5"/>
    <w:rsid w:val="00957BAA"/>
    <w:rsid w:val="00957D3A"/>
    <w:rsid w:val="00960193"/>
    <w:rsid w:val="00960329"/>
    <w:rsid w:val="009603F3"/>
    <w:rsid w:val="009608FD"/>
    <w:rsid w:val="00960A89"/>
    <w:rsid w:val="00960CE9"/>
    <w:rsid w:val="00960D2D"/>
    <w:rsid w:val="00960D4F"/>
    <w:rsid w:val="00960D93"/>
    <w:rsid w:val="00960E23"/>
    <w:rsid w:val="00960ED2"/>
    <w:rsid w:val="00961400"/>
    <w:rsid w:val="00961E2B"/>
    <w:rsid w:val="009620D5"/>
    <w:rsid w:val="0096226E"/>
    <w:rsid w:val="00962340"/>
    <w:rsid w:val="00962414"/>
    <w:rsid w:val="00962840"/>
    <w:rsid w:val="00962C4A"/>
    <w:rsid w:val="0096343F"/>
    <w:rsid w:val="00963836"/>
    <w:rsid w:val="009642F4"/>
    <w:rsid w:val="00964521"/>
    <w:rsid w:val="00964AAB"/>
    <w:rsid w:val="00964E7E"/>
    <w:rsid w:val="009651FE"/>
    <w:rsid w:val="00965449"/>
    <w:rsid w:val="0096572E"/>
    <w:rsid w:val="00965A12"/>
    <w:rsid w:val="00966001"/>
    <w:rsid w:val="009661E2"/>
    <w:rsid w:val="00966B31"/>
    <w:rsid w:val="00966FB7"/>
    <w:rsid w:val="009672B7"/>
    <w:rsid w:val="009673FC"/>
    <w:rsid w:val="00967794"/>
    <w:rsid w:val="009678C4"/>
    <w:rsid w:val="00967A55"/>
    <w:rsid w:val="00967AD3"/>
    <w:rsid w:val="00967BCF"/>
    <w:rsid w:val="00967C06"/>
    <w:rsid w:val="0097033F"/>
    <w:rsid w:val="0097094F"/>
    <w:rsid w:val="009709D5"/>
    <w:rsid w:val="00970CAB"/>
    <w:rsid w:val="00971097"/>
    <w:rsid w:val="00971410"/>
    <w:rsid w:val="009714C8"/>
    <w:rsid w:val="009717F9"/>
    <w:rsid w:val="009719C4"/>
    <w:rsid w:val="00971C19"/>
    <w:rsid w:val="00971D14"/>
    <w:rsid w:val="00971EC8"/>
    <w:rsid w:val="009720E1"/>
    <w:rsid w:val="009721E6"/>
    <w:rsid w:val="00972238"/>
    <w:rsid w:val="0097228D"/>
    <w:rsid w:val="00972491"/>
    <w:rsid w:val="00972660"/>
    <w:rsid w:val="00972DC9"/>
    <w:rsid w:val="00972F1E"/>
    <w:rsid w:val="0097304A"/>
    <w:rsid w:val="00973510"/>
    <w:rsid w:val="0097369E"/>
    <w:rsid w:val="00973700"/>
    <w:rsid w:val="009738E7"/>
    <w:rsid w:val="0097390A"/>
    <w:rsid w:val="00973B1E"/>
    <w:rsid w:val="00974388"/>
    <w:rsid w:val="009744B3"/>
    <w:rsid w:val="00974508"/>
    <w:rsid w:val="009745F4"/>
    <w:rsid w:val="0097462B"/>
    <w:rsid w:val="00974AFF"/>
    <w:rsid w:val="00974B32"/>
    <w:rsid w:val="00974D7F"/>
    <w:rsid w:val="00974F38"/>
    <w:rsid w:val="00974F4B"/>
    <w:rsid w:val="0097562C"/>
    <w:rsid w:val="0097575F"/>
    <w:rsid w:val="00975954"/>
    <w:rsid w:val="00975B53"/>
    <w:rsid w:val="00975D19"/>
    <w:rsid w:val="00975E1B"/>
    <w:rsid w:val="009760BE"/>
    <w:rsid w:val="009763D0"/>
    <w:rsid w:val="0097655F"/>
    <w:rsid w:val="00976700"/>
    <w:rsid w:val="00976789"/>
    <w:rsid w:val="00976993"/>
    <w:rsid w:val="00976A53"/>
    <w:rsid w:val="00976D54"/>
    <w:rsid w:val="0097713C"/>
    <w:rsid w:val="009771E7"/>
    <w:rsid w:val="00977386"/>
    <w:rsid w:val="009778E2"/>
    <w:rsid w:val="00977D3E"/>
    <w:rsid w:val="00980157"/>
    <w:rsid w:val="0098091D"/>
    <w:rsid w:val="0098093B"/>
    <w:rsid w:val="009809DA"/>
    <w:rsid w:val="00980E7C"/>
    <w:rsid w:val="009811A2"/>
    <w:rsid w:val="009812D9"/>
    <w:rsid w:val="00981899"/>
    <w:rsid w:val="009818CD"/>
    <w:rsid w:val="00981D3B"/>
    <w:rsid w:val="00981FA7"/>
    <w:rsid w:val="00981FBA"/>
    <w:rsid w:val="00982186"/>
    <w:rsid w:val="00982294"/>
    <w:rsid w:val="009826BA"/>
    <w:rsid w:val="00982C3F"/>
    <w:rsid w:val="00982FAD"/>
    <w:rsid w:val="00983180"/>
    <w:rsid w:val="00983B27"/>
    <w:rsid w:val="00983F41"/>
    <w:rsid w:val="00984003"/>
    <w:rsid w:val="0098490F"/>
    <w:rsid w:val="009849A4"/>
    <w:rsid w:val="009849B9"/>
    <w:rsid w:val="00984A4C"/>
    <w:rsid w:val="00984BB2"/>
    <w:rsid w:val="00984CA0"/>
    <w:rsid w:val="00984CCE"/>
    <w:rsid w:val="00985203"/>
    <w:rsid w:val="009854B9"/>
    <w:rsid w:val="009856DE"/>
    <w:rsid w:val="00985950"/>
    <w:rsid w:val="00985DAA"/>
    <w:rsid w:val="00985DB6"/>
    <w:rsid w:val="00985EB9"/>
    <w:rsid w:val="009869D5"/>
    <w:rsid w:val="00986F3A"/>
    <w:rsid w:val="00986F7C"/>
    <w:rsid w:val="00987014"/>
    <w:rsid w:val="0098749A"/>
    <w:rsid w:val="0098755F"/>
    <w:rsid w:val="0098761E"/>
    <w:rsid w:val="009876E6"/>
    <w:rsid w:val="00987774"/>
    <w:rsid w:val="00987940"/>
    <w:rsid w:val="00987A47"/>
    <w:rsid w:val="00987ECB"/>
    <w:rsid w:val="00990895"/>
    <w:rsid w:val="009909CA"/>
    <w:rsid w:val="00990DB8"/>
    <w:rsid w:val="00991156"/>
    <w:rsid w:val="009912B8"/>
    <w:rsid w:val="009913AC"/>
    <w:rsid w:val="00991486"/>
    <w:rsid w:val="009914B5"/>
    <w:rsid w:val="0099163E"/>
    <w:rsid w:val="00991671"/>
    <w:rsid w:val="00991754"/>
    <w:rsid w:val="00991957"/>
    <w:rsid w:val="00991A9A"/>
    <w:rsid w:val="00991AAA"/>
    <w:rsid w:val="00991D33"/>
    <w:rsid w:val="00991E44"/>
    <w:rsid w:val="00992082"/>
    <w:rsid w:val="00992301"/>
    <w:rsid w:val="0099269C"/>
    <w:rsid w:val="00992770"/>
    <w:rsid w:val="009929F2"/>
    <w:rsid w:val="00992CBE"/>
    <w:rsid w:val="00992D54"/>
    <w:rsid w:val="00992ED9"/>
    <w:rsid w:val="0099312C"/>
    <w:rsid w:val="00993235"/>
    <w:rsid w:val="009933F8"/>
    <w:rsid w:val="0099341F"/>
    <w:rsid w:val="0099355A"/>
    <w:rsid w:val="009937F7"/>
    <w:rsid w:val="00993F27"/>
    <w:rsid w:val="0099400A"/>
    <w:rsid w:val="009946E9"/>
    <w:rsid w:val="00994AE9"/>
    <w:rsid w:val="00994BA6"/>
    <w:rsid w:val="00994FA0"/>
    <w:rsid w:val="00995EA3"/>
    <w:rsid w:val="0099643F"/>
    <w:rsid w:val="009964B7"/>
    <w:rsid w:val="00996845"/>
    <w:rsid w:val="00996A2F"/>
    <w:rsid w:val="00996B5B"/>
    <w:rsid w:val="00996B67"/>
    <w:rsid w:val="00997048"/>
    <w:rsid w:val="009974C0"/>
    <w:rsid w:val="009975C0"/>
    <w:rsid w:val="00997A12"/>
    <w:rsid w:val="00997A30"/>
    <w:rsid w:val="00997D4D"/>
    <w:rsid w:val="00997F84"/>
    <w:rsid w:val="009A008D"/>
    <w:rsid w:val="009A01F9"/>
    <w:rsid w:val="009A04FA"/>
    <w:rsid w:val="009A07ED"/>
    <w:rsid w:val="009A096A"/>
    <w:rsid w:val="009A1195"/>
    <w:rsid w:val="009A1664"/>
    <w:rsid w:val="009A17B8"/>
    <w:rsid w:val="009A1EC1"/>
    <w:rsid w:val="009A2187"/>
    <w:rsid w:val="009A24DD"/>
    <w:rsid w:val="009A284A"/>
    <w:rsid w:val="009A2988"/>
    <w:rsid w:val="009A2A0F"/>
    <w:rsid w:val="009A2A82"/>
    <w:rsid w:val="009A2C19"/>
    <w:rsid w:val="009A2F86"/>
    <w:rsid w:val="009A3ABD"/>
    <w:rsid w:val="009A3CF9"/>
    <w:rsid w:val="009A3D92"/>
    <w:rsid w:val="009A3EA6"/>
    <w:rsid w:val="009A439F"/>
    <w:rsid w:val="009A486E"/>
    <w:rsid w:val="009A4C8F"/>
    <w:rsid w:val="009A4D51"/>
    <w:rsid w:val="009A5317"/>
    <w:rsid w:val="009A5539"/>
    <w:rsid w:val="009A5734"/>
    <w:rsid w:val="009A5BCB"/>
    <w:rsid w:val="009A5F17"/>
    <w:rsid w:val="009A5F62"/>
    <w:rsid w:val="009A635A"/>
    <w:rsid w:val="009A635F"/>
    <w:rsid w:val="009A6477"/>
    <w:rsid w:val="009A666A"/>
    <w:rsid w:val="009A6757"/>
    <w:rsid w:val="009A6A8F"/>
    <w:rsid w:val="009A6B9D"/>
    <w:rsid w:val="009A6D84"/>
    <w:rsid w:val="009A6F79"/>
    <w:rsid w:val="009A7093"/>
    <w:rsid w:val="009A7111"/>
    <w:rsid w:val="009A7157"/>
    <w:rsid w:val="009A7317"/>
    <w:rsid w:val="009A771E"/>
    <w:rsid w:val="009B0407"/>
    <w:rsid w:val="009B0418"/>
    <w:rsid w:val="009B1002"/>
    <w:rsid w:val="009B103F"/>
    <w:rsid w:val="009B11D5"/>
    <w:rsid w:val="009B13B3"/>
    <w:rsid w:val="009B14AC"/>
    <w:rsid w:val="009B1C79"/>
    <w:rsid w:val="009B1EC2"/>
    <w:rsid w:val="009B1FE6"/>
    <w:rsid w:val="009B21CB"/>
    <w:rsid w:val="009B2321"/>
    <w:rsid w:val="009B23EA"/>
    <w:rsid w:val="009B25B7"/>
    <w:rsid w:val="009B2D6D"/>
    <w:rsid w:val="009B3099"/>
    <w:rsid w:val="009B3C3A"/>
    <w:rsid w:val="009B419A"/>
    <w:rsid w:val="009B42AA"/>
    <w:rsid w:val="009B4373"/>
    <w:rsid w:val="009B44D5"/>
    <w:rsid w:val="009B4931"/>
    <w:rsid w:val="009B4F01"/>
    <w:rsid w:val="009B5052"/>
    <w:rsid w:val="009B507F"/>
    <w:rsid w:val="009B5249"/>
    <w:rsid w:val="009B5448"/>
    <w:rsid w:val="009B5A94"/>
    <w:rsid w:val="009B5DEC"/>
    <w:rsid w:val="009B60A4"/>
    <w:rsid w:val="009B60BD"/>
    <w:rsid w:val="009B6178"/>
    <w:rsid w:val="009B6814"/>
    <w:rsid w:val="009B68CB"/>
    <w:rsid w:val="009B68E9"/>
    <w:rsid w:val="009B697A"/>
    <w:rsid w:val="009B6EE2"/>
    <w:rsid w:val="009B707F"/>
    <w:rsid w:val="009B737F"/>
    <w:rsid w:val="009B7528"/>
    <w:rsid w:val="009B7529"/>
    <w:rsid w:val="009B7818"/>
    <w:rsid w:val="009B7853"/>
    <w:rsid w:val="009B7A20"/>
    <w:rsid w:val="009B7A6B"/>
    <w:rsid w:val="009B7F36"/>
    <w:rsid w:val="009C00C0"/>
    <w:rsid w:val="009C00F5"/>
    <w:rsid w:val="009C089C"/>
    <w:rsid w:val="009C0AD3"/>
    <w:rsid w:val="009C0B6D"/>
    <w:rsid w:val="009C0FF9"/>
    <w:rsid w:val="009C15AD"/>
    <w:rsid w:val="009C1B48"/>
    <w:rsid w:val="009C1BC2"/>
    <w:rsid w:val="009C20D0"/>
    <w:rsid w:val="009C23F5"/>
    <w:rsid w:val="009C2435"/>
    <w:rsid w:val="009C2890"/>
    <w:rsid w:val="009C2BBB"/>
    <w:rsid w:val="009C2C70"/>
    <w:rsid w:val="009C2FA3"/>
    <w:rsid w:val="009C31C2"/>
    <w:rsid w:val="009C3484"/>
    <w:rsid w:val="009C3693"/>
    <w:rsid w:val="009C394E"/>
    <w:rsid w:val="009C3963"/>
    <w:rsid w:val="009C3CB6"/>
    <w:rsid w:val="009C3DA9"/>
    <w:rsid w:val="009C3FBB"/>
    <w:rsid w:val="009C4750"/>
    <w:rsid w:val="009C4D58"/>
    <w:rsid w:val="009C54A9"/>
    <w:rsid w:val="009C5EA1"/>
    <w:rsid w:val="009C61A9"/>
    <w:rsid w:val="009C66FA"/>
    <w:rsid w:val="009C670C"/>
    <w:rsid w:val="009C69EE"/>
    <w:rsid w:val="009C6B62"/>
    <w:rsid w:val="009C6F40"/>
    <w:rsid w:val="009C750D"/>
    <w:rsid w:val="009C79A1"/>
    <w:rsid w:val="009C7A79"/>
    <w:rsid w:val="009C7AFE"/>
    <w:rsid w:val="009C7B9F"/>
    <w:rsid w:val="009C7C1D"/>
    <w:rsid w:val="009C7FC3"/>
    <w:rsid w:val="009D0147"/>
    <w:rsid w:val="009D0297"/>
    <w:rsid w:val="009D09A7"/>
    <w:rsid w:val="009D11BF"/>
    <w:rsid w:val="009D12C9"/>
    <w:rsid w:val="009D1D2B"/>
    <w:rsid w:val="009D1EC7"/>
    <w:rsid w:val="009D208D"/>
    <w:rsid w:val="009D2397"/>
    <w:rsid w:val="009D2542"/>
    <w:rsid w:val="009D263E"/>
    <w:rsid w:val="009D27ED"/>
    <w:rsid w:val="009D2A4F"/>
    <w:rsid w:val="009D3C6F"/>
    <w:rsid w:val="009D3DF5"/>
    <w:rsid w:val="009D3E58"/>
    <w:rsid w:val="009D4261"/>
    <w:rsid w:val="009D454C"/>
    <w:rsid w:val="009D45C6"/>
    <w:rsid w:val="009D45F8"/>
    <w:rsid w:val="009D542D"/>
    <w:rsid w:val="009D558E"/>
    <w:rsid w:val="009D56F0"/>
    <w:rsid w:val="009D5780"/>
    <w:rsid w:val="009D582A"/>
    <w:rsid w:val="009D59EF"/>
    <w:rsid w:val="009D5D1C"/>
    <w:rsid w:val="009D61BF"/>
    <w:rsid w:val="009D61E5"/>
    <w:rsid w:val="009D6263"/>
    <w:rsid w:val="009D6361"/>
    <w:rsid w:val="009D6488"/>
    <w:rsid w:val="009D66C2"/>
    <w:rsid w:val="009D6975"/>
    <w:rsid w:val="009D6D2A"/>
    <w:rsid w:val="009D6DD0"/>
    <w:rsid w:val="009D709A"/>
    <w:rsid w:val="009D76D5"/>
    <w:rsid w:val="009D7868"/>
    <w:rsid w:val="009D786D"/>
    <w:rsid w:val="009D7A09"/>
    <w:rsid w:val="009D7EC3"/>
    <w:rsid w:val="009D7FCB"/>
    <w:rsid w:val="009E0014"/>
    <w:rsid w:val="009E00C9"/>
    <w:rsid w:val="009E0583"/>
    <w:rsid w:val="009E0661"/>
    <w:rsid w:val="009E076F"/>
    <w:rsid w:val="009E07DE"/>
    <w:rsid w:val="009E19EA"/>
    <w:rsid w:val="009E1A21"/>
    <w:rsid w:val="009E1D59"/>
    <w:rsid w:val="009E1F3D"/>
    <w:rsid w:val="009E1F54"/>
    <w:rsid w:val="009E20DC"/>
    <w:rsid w:val="009E229B"/>
    <w:rsid w:val="009E2523"/>
    <w:rsid w:val="009E2890"/>
    <w:rsid w:val="009E2C41"/>
    <w:rsid w:val="009E2D9E"/>
    <w:rsid w:val="009E2E5D"/>
    <w:rsid w:val="009E2F56"/>
    <w:rsid w:val="009E3095"/>
    <w:rsid w:val="009E3BFC"/>
    <w:rsid w:val="009E3F91"/>
    <w:rsid w:val="009E423B"/>
    <w:rsid w:val="009E42BD"/>
    <w:rsid w:val="009E4AC0"/>
    <w:rsid w:val="009E5219"/>
    <w:rsid w:val="009E5407"/>
    <w:rsid w:val="009E544D"/>
    <w:rsid w:val="009E5A4E"/>
    <w:rsid w:val="009E5A63"/>
    <w:rsid w:val="009E5A6E"/>
    <w:rsid w:val="009E5B48"/>
    <w:rsid w:val="009E5C6B"/>
    <w:rsid w:val="009E5C73"/>
    <w:rsid w:val="009E6109"/>
    <w:rsid w:val="009E6257"/>
    <w:rsid w:val="009E6465"/>
    <w:rsid w:val="009E6511"/>
    <w:rsid w:val="009E65A7"/>
    <w:rsid w:val="009E660F"/>
    <w:rsid w:val="009E69E8"/>
    <w:rsid w:val="009E6C52"/>
    <w:rsid w:val="009E7328"/>
    <w:rsid w:val="009E7726"/>
    <w:rsid w:val="009E79B1"/>
    <w:rsid w:val="009E7B3B"/>
    <w:rsid w:val="009E7C66"/>
    <w:rsid w:val="009F01AB"/>
    <w:rsid w:val="009F02A2"/>
    <w:rsid w:val="009F02B0"/>
    <w:rsid w:val="009F042B"/>
    <w:rsid w:val="009F0865"/>
    <w:rsid w:val="009F096D"/>
    <w:rsid w:val="009F099D"/>
    <w:rsid w:val="009F0BF0"/>
    <w:rsid w:val="009F0CE0"/>
    <w:rsid w:val="009F0F43"/>
    <w:rsid w:val="009F1141"/>
    <w:rsid w:val="009F11B2"/>
    <w:rsid w:val="009F15FA"/>
    <w:rsid w:val="009F1D39"/>
    <w:rsid w:val="009F2070"/>
    <w:rsid w:val="009F20B6"/>
    <w:rsid w:val="009F247C"/>
    <w:rsid w:val="009F2577"/>
    <w:rsid w:val="009F25F1"/>
    <w:rsid w:val="009F2DEB"/>
    <w:rsid w:val="009F2EA7"/>
    <w:rsid w:val="009F30EF"/>
    <w:rsid w:val="009F319C"/>
    <w:rsid w:val="009F31D0"/>
    <w:rsid w:val="009F3471"/>
    <w:rsid w:val="009F35D9"/>
    <w:rsid w:val="009F37E3"/>
    <w:rsid w:val="009F3AE4"/>
    <w:rsid w:val="009F3BD2"/>
    <w:rsid w:val="009F3CCB"/>
    <w:rsid w:val="009F3E7A"/>
    <w:rsid w:val="009F3EA3"/>
    <w:rsid w:val="009F4077"/>
    <w:rsid w:val="009F4106"/>
    <w:rsid w:val="009F44A7"/>
    <w:rsid w:val="009F4BFA"/>
    <w:rsid w:val="009F4C27"/>
    <w:rsid w:val="009F4C42"/>
    <w:rsid w:val="009F509B"/>
    <w:rsid w:val="009F532B"/>
    <w:rsid w:val="009F536A"/>
    <w:rsid w:val="009F56F1"/>
    <w:rsid w:val="009F61CC"/>
    <w:rsid w:val="009F63D1"/>
    <w:rsid w:val="009F6D79"/>
    <w:rsid w:val="009F6E19"/>
    <w:rsid w:val="009F7051"/>
    <w:rsid w:val="009F71B5"/>
    <w:rsid w:val="009F76BC"/>
    <w:rsid w:val="009F7716"/>
    <w:rsid w:val="009F7C28"/>
    <w:rsid w:val="00A000B2"/>
    <w:rsid w:val="00A003A0"/>
    <w:rsid w:val="00A00588"/>
    <w:rsid w:val="00A007E3"/>
    <w:rsid w:val="00A00815"/>
    <w:rsid w:val="00A008A4"/>
    <w:rsid w:val="00A008EF"/>
    <w:rsid w:val="00A009A7"/>
    <w:rsid w:val="00A00B66"/>
    <w:rsid w:val="00A00D24"/>
    <w:rsid w:val="00A00D79"/>
    <w:rsid w:val="00A0138B"/>
    <w:rsid w:val="00A01473"/>
    <w:rsid w:val="00A014D3"/>
    <w:rsid w:val="00A018F2"/>
    <w:rsid w:val="00A01C58"/>
    <w:rsid w:val="00A024A2"/>
    <w:rsid w:val="00A024AE"/>
    <w:rsid w:val="00A02536"/>
    <w:rsid w:val="00A02574"/>
    <w:rsid w:val="00A02613"/>
    <w:rsid w:val="00A02CE9"/>
    <w:rsid w:val="00A03288"/>
    <w:rsid w:val="00A0340D"/>
    <w:rsid w:val="00A03558"/>
    <w:rsid w:val="00A03613"/>
    <w:rsid w:val="00A036FD"/>
    <w:rsid w:val="00A03B2F"/>
    <w:rsid w:val="00A03B89"/>
    <w:rsid w:val="00A03CF7"/>
    <w:rsid w:val="00A03D5B"/>
    <w:rsid w:val="00A042F9"/>
    <w:rsid w:val="00A049C0"/>
    <w:rsid w:val="00A04E4C"/>
    <w:rsid w:val="00A04E6B"/>
    <w:rsid w:val="00A0545F"/>
    <w:rsid w:val="00A056B3"/>
    <w:rsid w:val="00A05DC5"/>
    <w:rsid w:val="00A060C8"/>
    <w:rsid w:val="00A06A2C"/>
    <w:rsid w:val="00A06A68"/>
    <w:rsid w:val="00A06AFB"/>
    <w:rsid w:val="00A06B57"/>
    <w:rsid w:val="00A06C8C"/>
    <w:rsid w:val="00A070FC"/>
    <w:rsid w:val="00A074F8"/>
    <w:rsid w:val="00A077DC"/>
    <w:rsid w:val="00A0794D"/>
    <w:rsid w:val="00A07A0C"/>
    <w:rsid w:val="00A10166"/>
    <w:rsid w:val="00A1051D"/>
    <w:rsid w:val="00A105DD"/>
    <w:rsid w:val="00A10A74"/>
    <w:rsid w:val="00A10B48"/>
    <w:rsid w:val="00A1105F"/>
    <w:rsid w:val="00A1110D"/>
    <w:rsid w:val="00A11194"/>
    <w:rsid w:val="00A111C7"/>
    <w:rsid w:val="00A11524"/>
    <w:rsid w:val="00A118A1"/>
    <w:rsid w:val="00A11FDE"/>
    <w:rsid w:val="00A1220E"/>
    <w:rsid w:val="00A1222E"/>
    <w:rsid w:val="00A12377"/>
    <w:rsid w:val="00A12457"/>
    <w:rsid w:val="00A127ED"/>
    <w:rsid w:val="00A12817"/>
    <w:rsid w:val="00A12831"/>
    <w:rsid w:val="00A13103"/>
    <w:rsid w:val="00A13145"/>
    <w:rsid w:val="00A1317A"/>
    <w:rsid w:val="00A13193"/>
    <w:rsid w:val="00A13645"/>
    <w:rsid w:val="00A136A4"/>
    <w:rsid w:val="00A138C5"/>
    <w:rsid w:val="00A13AEB"/>
    <w:rsid w:val="00A13E60"/>
    <w:rsid w:val="00A13F03"/>
    <w:rsid w:val="00A140AF"/>
    <w:rsid w:val="00A14658"/>
    <w:rsid w:val="00A14D54"/>
    <w:rsid w:val="00A150B2"/>
    <w:rsid w:val="00A15126"/>
    <w:rsid w:val="00A1515D"/>
    <w:rsid w:val="00A153A5"/>
    <w:rsid w:val="00A15665"/>
    <w:rsid w:val="00A1578A"/>
    <w:rsid w:val="00A1588C"/>
    <w:rsid w:val="00A15D97"/>
    <w:rsid w:val="00A15DC0"/>
    <w:rsid w:val="00A15E6C"/>
    <w:rsid w:val="00A16404"/>
    <w:rsid w:val="00A1664D"/>
    <w:rsid w:val="00A16D93"/>
    <w:rsid w:val="00A17511"/>
    <w:rsid w:val="00A17676"/>
    <w:rsid w:val="00A17774"/>
    <w:rsid w:val="00A17B4A"/>
    <w:rsid w:val="00A17C8C"/>
    <w:rsid w:val="00A17C8F"/>
    <w:rsid w:val="00A17DE6"/>
    <w:rsid w:val="00A17F89"/>
    <w:rsid w:val="00A20035"/>
    <w:rsid w:val="00A200A6"/>
    <w:rsid w:val="00A20100"/>
    <w:rsid w:val="00A206C4"/>
    <w:rsid w:val="00A20B60"/>
    <w:rsid w:val="00A20D1C"/>
    <w:rsid w:val="00A20E38"/>
    <w:rsid w:val="00A214B5"/>
    <w:rsid w:val="00A2170A"/>
    <w:rsid w:val="00A21FB9"/>
    <w:rsid w:val="00A22465"/>
    <w:rsid w:val="00A2259C"/>
    <w:rsid w:val="00A22B75"/>
    <w:rsid w:val="00A22EB8"/>
    <w:rsid w:val="00A234CA"/>
    <w:rsid w:val="00A2384F"/>
    <w:rsid w:val="00A2393E"/>
    <w:rsid w:val="00A239D2"/>
    <w:rsid w:val="00A23AC6"/>
    <w:rsid w:val="00A23D85"/>
    <w:rsid w:val="00A23DA5"/>
    <w:rsid w:val="00A23DE2"/>
    <w:rsid w:val="00A2440B"/>
    <w:rsid w:val="00A24480"/>
    <w:rsid w:val="00A24C22"/>
    <w:rsid w:val="00A24C42"/>
    <w:rsid w:val="00A24E26"/>
    <w:rsid w:val="00A24F0F"/>
    <w:rsid w:val="00A25DB9"/>
    <w:rsid w:val="00A260BA"/>
    <w:rsid w:val="00A262B2"/>
    <w:rsid w:val="00A26443"/>
    <w:rsid w:val="00A265AC"/>
    <w:rsid w:val="00A26D65"/>
    <w:rsid w:val="00A26DAC"/>
    <w:rsid w:val="00A26F11"/>
    <w:rsid w:val="00A270D8"/>
    <w:rsid w:val="00A2713B"/>
    <w:rsid w:val="00A27397"/>
    <w:rsid w:val="00A27955"/>
    <w:rsid w:val="00A27AC5"/>
    <w:rsid w:val="00A27DE9"/>
    <w:rsid w:val="00A3016C"/>
    <w:rsid w:val="00A30229"/>
    <w:rsid w:val="00A304B5"/>
    <w:rsid w:val="00A306B7"/>
    <w:rsid w:val="00A30750"/>
    <w:rsid w:val="00A3136B"/>
    <w:rsid w:val="00A31460"/>
    <w:rsid w:val="00A315A1"/>
    <w:rsid w:val="00A319B2"/>
    <w:rsid w:val="00A31A85"/>
    <w:rsid w:val="00A31FD0"/>
    <w:rsid w:val="00A32097"/>
    <w:rsid w:val="00A3264B"/>
    <w:rsid w:val="00A32A45"/>
    <w:rsid w:val="00A32AEF"/>
    <w:rsid w:val="00A32D4D"/>
    <w:rsid w:val="00A336A3"/>
    <w:rsid w:val="00A346D4"/>
    <w:rsid w:val="00A3484B"/>
    <w:rsid w:val="00A34AC6"/>
    <w:rsid w:val="00A34B1B"/>
    <w:rsid w:val="00A34D93"/>
    <w:rsid w:val="00A35150"/>
    <w:rsid w:val="00A3548C"/>
    <w:rsid w:val="00A35882"/>
    <w:rsid w:val="00A3590F"/>
    <w:rsid w:val="00A35E7C"/>
    <w:rsid w:val="00A35E8F"/>
    <w:rsid w:val="00A35ED9"/>
    <w:rsid w:val="00A360CA"/>
    <w:rsid w:val="00A362E4"/>
    <w:rsid w:val="00A368A0"/>
    <w:rsid w:val="00A36912"/>
    <w:rsid w:val="00A36C7C"/>
    <w:rsid w:val="00A36D23"/>
    <w:rsid w:val="00A37007"/>
    <w:rsid w:val="00A370DC"/>
    <w:rsid w:val="00A372D4"/>
    <w:rsid w:val="00A37345"/>
    <w:rsid w:val="00A3792F"/>
    <w:rsid w:val="00A379F0"/>
    <w:rsid w:val="00A37A70"/>
    <w:rsid w:val="00A4037B"/>
    <w:rsid w:val="00A40436"/>
    <w:rsid w:val="00A40451"/>
    <w:rsid w:val="00A405C3"/>
    <w:rsid w:val="00A40D44"/>
    <w:rsid w:val="00A40DB0"/>
    <w:rsid w:val="00A40E8B"/>
    <w:rsid w:val="00A41276"/>
    <w:rsid w:val="00A4133E"/>
    <w:rsid w:val="00A4157C"/>
    <w:rsid w:val="00A41B12"/>
    <w:rsid w:val="00A41CEC"/>
    <w:rsid w:val="00A41E04"/>
    <w:rsid w:val="00A41E10"/>
    <w:rsid w:val="00A41F13"/>
    <w:rsid w:val="00A41F93"/>
    <w:rsid w:val="00A42012"/>
    <w:rsid w:val="00A42517"/>
    <w:rsid w:val="00A4258C"/>
    <w:rsid w:val="00A42617"/>
    <w:rsid w:val="00A42884"/>
    <w:rsid w:val="00A42AF7"/>
    <w:rsid w:val="00A42B06"/>
    <w:rsid w:val="00A43133"/>
    <w:rsid w:val="00A4377B"/>
    <w:rsid w:val="00A43902"/>
    <w:rsid w:val="00A439E9"/>
    <w:rsid w:val="00A43B08"/>
    <w:rsid w:val="00A43D80"/>
    <w:rsid w:val="00A43F6F"/>
    <w:rsid w:val="00A44014"/>
    <w:rsid w:val="00A444C8"/>
    <w:rsid w:val="00A449A6"/>
    <w:rsid w:val="00A44C84"/>
    <w:rsid w:val="00A44E0E"/>
    <w:rsid w:val="00A44E45"/>
    <w:rsid w:val="00A450B9"/>
    <w:rsid w:val="00A4528C"/>
    <w:rsid w:val="00A45667"/>
    <w:rsid w:val="00A4693B"/>
    <w:rsid w:val="00A469D8"/>
    <w:rsid w:val="00A46CE0"/>
    <w:rsid w:val="00A46E30"/>
    <w:rsid w:val="00A47077"/>
    <w:rsid w:val="00A4730C"/>
    <w:rsid w:val="00A475AF"/>
    <w:rsid w:val="00A478E8"/>
    <w:rsid w:val="00A50059"/>
    <w:rsid w:val="00A5017F"/>
    <w:rsid w:val="00A5021B"/>
    <w:rsid w:val="00A50467"/>
    <w:rsid w:val="00A50848"/>
    <w:rsid w:val="00A508B0"/>
    <w:rsid w:val="00A50D2F"/>
    <w:rsid w:val="00A51237"/>
    <w:rsid w:val="00A5166F"/>
    <w:rsid w:val="00A516A9"/>
    <w:rsid w:val="00A51912"/>
    <w:rsid w:val="00A51984"/>
    <w:rsid w:val="00A51D0D"/>
    <w:rsid w:val="00A51D13"/>
    <w:rsid w:val="00A51D58"/>
    <w:rsid w:val="00A52470"/>
    <w:rsid w:val="00A524D0"/>
    <w:rsid w:val="00A52AEF"/>
    <w:rsid w:val="00A52B17"/>
    <w:rsid w:val="00A52C64"/>
    <w:rsid w:val="00A53578"/>
    <w:rsid w:val="00A53A17"/>
    <w:rsid w:val="00A53ED7"/>
    <w:rsid w:val="00A5404E"/>
    <w:rsid w:val="00A54674"/>
    <w:rsid w:val="00A54B32"/>
    <w:rsid w:val="00A54C19"/>
    <w:rsid w:val="00A5508A"/>
    <w:rsid w:val="00A5580E"/>
    <w:rsid w:val="00A55A0F"/>
    <w:rsid w:val="00A55A99"/>
    <w:rsid w:val="00A55B18"/>
    <w:rsid w:val="00A55ED6"/>
    <w:rsid w:val="00A55FA1"/>
    <w:rsid w:val="00A56B62"/>
    <w:rsid w:val="00A56D68"/>
    <w:rsid w:val="00A56F15"/>
    <w:rsid w:val="00A57878"/>
    <w:rsid w:val="00A578DF"/>
    <w:rsid w:val="00A57A24"/>
    <w:rsid w:val="00A57D10"/>
    <w:rsid w:val="00A60451"/>
    <w:rsid w:val="00A606D9"/>
    <w:rsid w:val="00A60D0D"/>
    <w:rsid w:val="00A60EF7"/>
    <w:rsid w:val="00A60F45"/>
    <w:rsid w:val="00A60FC2"/>
    <w:rsid w:val="00A611EA"/>
    <w:rsid w:val="00A617A9"/>
    <w:rsid w:val="00A61899"/>
    <w:rsid w:val="00A61DEC"/>
    <w:rsid w:val="00A620AD"/>
    <w:rsid w:val="00A62B23"/>
    <w:rsid w:val="00A62D4F"/>
    <w:rsid w:val="00A62D72"/>
    <w:rsid w:val="00A62F90"/>
    <w:rsid w:val="00A63034"/>
    <w:rsid w:val="00A63895"/>
    <w:rsid w:val="00A63D72"/>
    <w:rsid w:val="00A63ED6"/>
    <w:rsid w:val="00A644EF"/>
    <w:rsid w:val="00A645DE"/>
    <w:rsid w:val="00A647D0"/>
    <w:rsid w:val="00A64960"/>
    <w:rsid w:val="00A64B5C"/>
    <w:rsid w:val="00A65BBA"/>
    <w:rsid w:val="00A65E8D"/>
    <w:rsid w:val="00A66497"/>
    <w:rsid w:val="00A66936"/>
    <w:rsid w:val="00A66A1E"/>
    <w:rsid w:val="00A66C60"/>
    <w:rsid w:val="00A6726B"/>
    <w:rsid w:val="00A67AB1"/>
    <w:rsid w:val="00A70265"/>
    <w:rsid w:val="00A7028D"/>
    <w:rsid w:val="00A704A5"/>
    <w:rsid w:val="00A704EB"/>
    <w:rsid w:val="00A707D2"/>
    <w:rsid w:val="00A70CCE"/>
    <w:rsid w:val="00A70E2C"/>
    <w:rsid w:val="00A70ED7"/>
    <w:rsid w:val="00A70F3A"/>
    <w:rsid w:val="00A7101B"/>
    <w:rsid w:val="00A711FD"/>
    <w:rsid w:val="00A71215"/>
    <w:rsid w:val="00A71589"/>
    <w:rsid w:val="00A715AF"/>
    <w:rsid w:val="00A71932"/>
    <w:rsid w:val="00A71C61"/>
    <w:rsid w:val="00A71CE0"/>
    <w:rsid w:val="00A7219C"/>
    <w:rsid w:val="00A721EA"/>
    <w:rsid w:val="00A7236A"/>
    <w:rsid w:val="00A728E9"/>
    <w:rsid w:val="00A72969"/>
    <w:rsid w:val="00A72A5C"/>
    <w:rsid w:val="00A72B42"/>
    <w:rsid w:val="00A72BB8"/>
    <w:rsid w:val="00A72D1E"/>
    <w:rsid w:val="00A72DC6"/>
    <w:rsid w:val="00A7339B"/>
    <w:rsid w:val="00A7348D"/>
    <w:rsid w:val="00A7353F"/>
    <w:rsid w:val="00A73AA9"/>
    <w:rsid w:val="00A73AB9"/>
    <w:rsid w:val="00A73B1B"/>
    <w:rsid w:val="00A73BD6"/>
    <w:rsid w:val="00A73C08"/>
    <w:rsid w:val="00A73D13"/>
    <w:rsid w:val="00A73D79"/>
    <w:rsid w:val="00A7419E"/>
    <w:rsid w:val="00A7439A"/>
    <w:rsid w:val="00A74516"/>
    <w:rsid w:val="00A749B7"/>
    <w:rsid w:val="00A74D26"/>
    <w:rsid w:val="00A74D4E"/>
    <w:rsid w:val="00A7567E"/>
    <w:rsid w:val="00A7613D"/>
    <w:rsid w:val="00A76670"/>
    <w:rsid w:val="00A76CD7"/>
    <w:rsid w:val="00A76CEB"/>
    <w:rsid w:val="00A76F5D"/>
    <w:rsid w:val="00A77002"/>
    <w:rsid w:val="00A77152"/>
    <w:rsid w:val="00A773B7"/>
    <w:rsid w:val="00A773F9"/>
    <w:rsid w:val="00A7767D"/>
    <w:rsid w:val="00A779CE"/>
    <w:rsid w:val="00A77ACF"/>
    <w:rsid w:val="00A77CA8"/>
    <w:rsid w:val="00A77DEB"/>
    <w:rsid w:val="00A80A4F"/>
    <w:rsid w:val="00A80B2E"/>
    <w:rsid w:val="00A80C78"/>
    <w:rsid w:val="00A80FD7"/>
    <w:rsid w:val="00A8141F"/>
    <w:rsid w:val="00A814F7"/>
    <w:rsid w:val="00A817DF"/>
    <w:rsid w:val="00A81819"/>
    <w:rsid w:val="00A819FA"/>
    <w:rsid w:val="00A81BF0"/>
    <w:rsid w:val="00A81F17"/>
    <w:rsid w:val="00A8211D"/>
    <w:rsid w:val="00A82481"/>
    <w:rsid w:val="00A8255E"/>
    <w:rsid w:val="00A828AA"/>
    <w:rsid w:val="00A82D8F"/>
    <w:rsid w:val="00A83500"/>
    <w:rsid w:val="00A835CF"/>
    <w:rsid w:val="00A8363D"/>
    <w:rsid w:val="00A83C9A"/>
    <w:rsid w:val="00A842D9"/>
    <w:rsid w:val="00A847F8"/>
    <w:rsid w:val="00A849B6"/>
    <w:rsid w:val="00A849DA"/>
    <w:rsid w:val="00A84E98"/>
    <w:rsid w:val="00A84F10"/>
    <w:rsid w:val="00A84F21"/>
    <w:rsid w:val="00A852E2"/>
    <w:rsid w:val="00A85769"/>
    <w:rsid w:val="00A85A7B"/>
    <w:rsid w:val="00A85A9E"/>
    <w:rsid w:val="00A85CED"/>
    <w:rsid w:val="00A85DD0"/>
    <w:rsid w:val="00A863B2"/>
    <w:rsid w:val="00A86974"/>
    <w:rsid w:val="00A86C8B"/>
    <w:rsid w:val="00A871AD"/>
    <w:rsid w:val="00A873FF"/>
    <w:rsid w:val="00A87509"/>
    <w:rsid w:val="00A875B2"/>
    <w:rsid w:val="00A87789"/>
    <w:rsid w:val="00A87E84"/>
    <w:rsid w:val="00A901B7"/>
    <w:rsid w:val="00A90571"/>
    <w:rsid w:val="00A9066A"/>
    <w:rsid w:val="00A907E9"/>
    <w:rsid w:val="00A90E23"/>
    <w:rsid w:val="00A9105C"/>
    <w:rsid w:val="00A912C6"/>
    <w:rsid w:val="00A91386"/>
    <w:rsid w:val="00A91A09"/>
    <w:rsid w:val="00A91A7C"/>
    <w:rsid w:val="00A92964"/>
    <w:rsid w:val="00A92C54"/>
    <w:rsid w:val="00A92C58"/>
    <w:rsid w:val="00A92DF1"/>
    <w:rsid w:val="00A9307D"/>
    <w:rsid w:val="00A93594"/>
    <w:rsid w:val="00A93884"/>
    <w:rsid w:val="00A939BB"/>
    <w:rsid w:val="00A94237"/>
    <w:rsid w:val="00A94419"/>
    <w:rsid w:val="00A94435"/>
    <w:rsid w:val="00A94B48"/>
    <w:rsid w:val="00A94D82"/>
    <w:rsid w:val="00A95309"/>
    <w:rsid w:val="00A95328"/>
    <w:rsid w:val="00A9561B"/>
    <w:rsid w:val="00A9571E"/>
    <w:rsid w:val="00A959B2"/>
    <w:rsid w:val="00A95B79"/>
    <w:rsid w:val="00A95DA8"/>
    <w:rsid w:val="00A95FC2"/>
    <w:rsid w:val="00A96034"/>
    <w:rsid w:val="00A962BA"/>
    <w:rsid w:val="00A964DD"/>
    <w:rsid w:val="00A96906"/>
    <w:rsid w:val="00A96AFF"/>
    <w:rsid w:val="00A96B02"/>
    <w:rsid w:val="00A96BC2"/>
    <w:rsid w:val="00A96FE5"/>
    <w:rsid w:val="00A9731D"/>
    <w:rsid w:val="00A97575"/>
    <w:rsid w:val="00A975A4"/>
    <w:rsid w:val="00A97A93"/>
    <w:rsid w:val="00A97ACC"/>
    <w:rsid w:val="00A97D77"/>
    <w:rsid w:val="00A97F0A"/>
    <w:rsid w:val="00AA022F"/>
    <w:rsid w:val="00AA046B"/>
    <w:rsid w:val="00AA084A"/>
    <w:rsid w:val="00AA0A38"/>
    <w:rsid w:val="00AA0B21"/>
    <w:rsid w:val="00AA19D0"/>
    <w:rsid w:val="00AA1A76"/>
    <w:rsid w:val="00AA264D"/>
    <w:rsid w:val="00AA26F6"/>
    <w:rsid w:val="00AA280C"/>
    <w:rsid w:val="00AA2A83"/>
    <w:rsid w:val="00AA2C41"/>
    <w:rsid w:val="00AA2C44"/>
    <w:rsid w:val="00AA3343"/>
    <w:rsid w:val="00AA33D5"/>
    <w:rsid w:val="00AA3E9D"/>
    <w:rsid w:val="00AA3F8D"/>
    <w:rsid w:val="00AA4066"/>
    <w:rsid w:val="00AA43FF"/>
    <w:rsid w:val="00AA469E"/>
    <w:rsid w:val="00AA472B"/>
    <w:rsid w:val="00AA4920"/>
    <w:rsid w:val="00AA4C70"/>
    <w:rsid w:val="00AA4E15"/>
    <w:rsid w:val="00AA4F22"/>
    <w:rsid w:val="00AA5234"/>
    <w:rsid w:val="00AA524B"/>
    <w:rsid w:val="00AA57E0"/>
    <w:rsid w:val="00AA5A4B"/>
    <w:rsid w:val="00AA5A4F"/>
    <w:rsid w:val="00AA5D59"/>
    <w:rsid w:val="00AA5F3B"/>
    <w:rsid w:val="00AA604D"/>
    <w:rsid w:val="00AA617C"/>
    <w:rsid w:val="00AA6313"/>
    <w:rsid w:val="00AA64F3"/>
    <w:rsid w:val="00AA6B34"/>
    <w:rsid w:val="00AA6C85"/>
    <w:rsid w:val="00AA70A1"/>
    <w:rsid w:val="00AA720D"/>
    <w:rsid w:val="00AA7637"/>
    <w:rsid w:val="00AA77AE"/>
    <w:rsid w:val="00AA799D"/>
    <w:rsid w:val="00AA79EE"/>
    <w:rsid w:val="00AA7B4D"/>
    <w:rsid w:val="00AA7C8B"/>
    <w:rsid w:val="00AA7CCA"/>
    <w:rsid w:val="00AA7D64"/>
    <w:rsid w:val="00AA7D90"/>
    <w:rsid w:val="00AB0239"/>
    <w:rsid w:val="00AB03AB"/>
    <w:rsid w:val="00AB03D3"/>
    <w:rsid w:val="00AB0F15"/>
    <w:rsid w:val="00AB1875"/>
    <w:rsid w:val="00AB1A73"/>
    <w:rsid w:val="00AB1E11"/>
    <w:rsid w:val="00AB1E86"/>
    <w:rsid w:val="00AB1F2F"/>
    <w:rsid w:val="00AB1FD0"/>
    <w:rsid w:val="00AB2048"/>
    <w:rsid w:val="00AB2109"/>
    <w:rsid w:val="00AB22C2"/>
    <w:rsid w:val="00AB23CE"/>
    <w:rsid w:val="00AB26B0"/>
    <w:rsid w:val="00AB2E1A"/>
    <w:rsid w:val="00AB38BC"/>
    <w:rsid w:val="00AB3DA3"/>
    <w:rsid w:val="00AB4033"/>
    <w:rsid w:val="00AB4098"/>
    <w:rsid w:val="00AB41DD"/>
    <w:rsid w:val="00AB42D9"/>
    <w:rsid w:val="00AB431D"/>
    <w:rsid w:val="00AB4435"/>
    <w:rsid w:val="00AB45AC"/>
    <w:rsid w:val="00AB476D"/>
    <w:rsid w:val="00AB48B4"/>
    <w:rsid w:val="00AB49AB"/>
    <w:rsid w:val="00AB4C1B"/>
    <w:rsid w:val="00AB4D65"/>
    <w:rsid w:val="00AB4F89"/>
    <w:rsid w:val="00AB5618"/>
    <w:rsid w:val="00AB5874"/>
    <w:rsid w:val="00AB58C3"/>
    <w:rsid w:val="00AB5CC4"/>
    <w:rsid w:val="00AB5E75"/>
    <w:rsid w:val="00AB5F4A"/>
    <w:rsid w:val="00AB67DA"/>
    <w:rsid w:val="00AB6A40"/>
    <w:rsid w:val="00AB6D85"/>
    <w:rsid w:val="00AB6F25"/>
    <w:rsid w:val="00AB70A1"/>
    <w:rsid w:val="00AB7212"/>
    <w:rsid w:val="00AB723C"/>
    <w:rsid w:val="00AB7274"/>
    <w:rsid w:val="00AB7982"/>
    <w:rsid w:val="00AB7C87"/>
    <w:rsid w:val="00AB7D91"/>
    <w:rsid w:val="00AB7E82"/>
    <w:rsid w:val="00AC044D"/>
    <w:rsid w:val="00AC0A50"/>
    <w:rsid w:val="00AC0B55"/>
    <w:rsid w:val="00AC0C8E"/>
    <w:rsid w:val="00AC1C3A"/>
    <w:rsid w:val="00AC29EA"/>
    <w:rsid w:val="00AC2BA5"/>
    <w:rsid w:val="00AC3204"/>
    <w:rsid w:val="00AC3BB5"/>
    <w:rsid w:val="00AC3F5E"/>
    <w:rsid w:val="00AC43F3"/>
    <w:rsid w:val="00AC44BF"/>
    <w:rsid w:val="00AC4554"/>
    <w:rsid w:val="00AC4D0C"/>
    <w:rsid w:val="00AC4E35"/>
    <w:rsid w:val="00AC4E59"/>
    <w:rsid w:val="00AC501E"/>
    <w:rsid w:val="00AC5254"/>
    <w:rsid w:val="00AC542B"/>
    <w:rsid w:val="00AC578E"/>
    <w:rsid w:val="00AC5857"/>
    <w:rsid w:val="00AC5B31"/>
    <w:rsid w:val="00AC607A"/>
    <w:rsid w:val="00AC60EE"/>
    <w:rsid w:val="00AC641D"/>
    <w:rsid w:val="00AC6A95"/>
    <w:rsid w:val="00AC6DFD"/>
    <w:rsid w:val="00AC70F9"/>
    <w:rsid w:val="00AC726A"/>
    <w:rsid w:val="00AC72BA"/>
    <w:rsid w:val="00AC769A"/>
    <w:rsid w:val="00AC784D"/>
    <w:rsid w:val="00AC78C4"/>
    <w:rsid w:val="00AC7DBB"/>
    <w:rsid w:val="00AC7EFB"/>
    <w:rsid w:val="00AD009B"/>
    <w:rsid w:val="00AD0127"/>
    <w:rsid w:val="00AD0783"/>
    <w:rsid w:val="00AD086D"/>
    <w:rsid w:val="00AD147E"/>
    <w:rsid w:val="00AD155A"/>
    <w:rsid w:val="00AD179D"/>
    <w:rsid w:val="00AD194D"/>
    <w:rsid w:val="00AD1C69"/>
    <w:rsid w:val="00AD1D89"/>
    <w:rsid w:val="00AD236B"/>
    <w:rsid w:val="00AD2872"/>
    <w:rsid w:val="00AD2A17"/>
    <w:rsid w:val="00AD2A2E"/>
    <w:rsid w:val="00AD2E5D"/>
    <w:rsid w:val="00AD37E0"/>
    <w:rsid w:val="00AD39E6"/>
    <w:rsid w:val="00AD3AA6"/>
    <w:rsid w:val="00AD3F35"/>
    <w:rsid w:val="00AD40C9"/>
    <w:rsid w:val="00AD46C3"/>
    <w:rsid w:val="00AD48E5"/>
    <w:rsid w:val="00AD4A0F"/>
    <w:rsid w:val="00AD4B48"/>
    <w:rsid w:val="00AD4D70"/>
    <w:rsid w:val="00AD4E8C"/>
    <w:rsid w:val="00AD4F1F"/>
    <w:rsid w:val="00AD4F84"/>
    <w:rsid w:val="00AD5437"/>
    <w:rsid w:val="00AD553E"/>
    <w:rsid w:val="00AD5544"/>
    <w:rsid w:val="00AD60F1"/>
    <w:rsid w:val="00AD61D3"/>
    <w:rsid w:val="00AD655C"/>
    <w:rsid w:val="00AD65EF"/>
    <w:rsid w:val="00AD6943"/>
    <w:rsid w:val="00AD6DCB"/>
    <w:rsid w:val="00AD7059"/>
    <w:rsid w:val="00AD7624"/>
    <w:rsid w:val="00AD7B7E"/>
    <w:rsid w:val="00AD7C0C"/>
    <w:rsid w:val="00AD7D59"/>
    <w:rsid w:val="00AE02D5"/>
    <w:rsid w:val="00AE044E"/>
    <w:rsid w:val="00AE0EDE"/>
    <w:rsid w:val="00AE1064"/>
    <w:rsid w:val="00AE1567"/>
    <w:rsid w:val="00AE162F"/>
    <w:rsid w:val="00AE1743"/>
    <w:rsid w:val="00AE1952"/>
    <w:rsid w:val="00AE1990"/>
    <w:rsid w:val="00AE2128"/>
    <w:rsid w:val="00AE2264"/>
    <w:rsid w:val="00AE2874"/>
    <w:rsid w:val="00AE29BD"/>
    <w:rsid w:val="00AE2A6B"/>
    <w:rsid w:val="00AE2BF8"/>
    <w:rsid w:val="00AE2DA6"/>
    <w:rsid w:val="00AE2F2A"/>
    <w:rsid w:val="00AE32F9"/>
    <w:rsid w:val="00AE3410"/>
    <w:rsid w:val="00AE414A"/>
    <w:rsid w:val="00AE4187"/>
    <w:rsid w:val="00AE4AFE"/>
    <w:rsid w:val="00AE50A9"/>
    <w:rsid w:val="00AE539A"/>
    <w:rsid w:val="00AE541D"/>
    <w:rsid w:val="00AE59DA"/>
    <w:rsid w:val="00AE5A61"/>
    <w:rsid w:val="00AE5B09"/>
    <w:rsid w:val="00AE6465"/>
    <w:rsid w:val="00AE6676"/>
    <w:rsid w:val="00AE6B02"/>
    <w:rsid w:val="00AE6B91"/>
    <w:rsid w:val="00AE6F1C"/>
    <w:rsid w:val="00AE726C"/>
    <w:rsid w:val="00AE72F4"/>
    <w:rsid w:val="00AE764E"/>
    <w:rsid w:val="00AE7850"/>
    <w:rsid w:val="00AE78A5"/>
    <w:rsid w:val="00AE7941"/>
    <w:rsid w:val="00AE7C6A"/>
    <w:rsid w:val="00AE7ED3"/>
    <w:rsid w:val="00AF06F1"/>
    <w:rsid w:val="00AF07F3"/>
    <w:rsid w:val="00AF0801"/>
    <w:rsid w:val="00AF0B15"/>
    <w:rsid w:val="00AF0B35"/>
    <w:rsid w:val="00AF0B3D"/>
    <w:rsid w:val="00AF0BF0"/>
    <w:rsid w:val="00AF0DE2"/>
    <w:rsid w:val="00AF0E7E"/>
    <w:rsid w:val="00AF170F"/>
    <w:rsid w:val="00AF176F"/>
    <w:rsid w:val="00AF19F9"/>
    <w:rsid w:val="00AF1CAE"/>
    <w:rsid w:val="00AF1DA7"/>
    <w:rsid w:val="00AF2075"/>
    <w:rsid w:val="00AF2965"/>
    <w:rsid w:val="00AF29BD"/>
    <w:rsid w:val="00AF2BA0"/>
    <w:rsid w:val="00AF2C06"/>
    <w:rsid w:val="00AF2ECA"/>
    <w:rsid w:val="00AF2FB8"/>
    <w:rsid w:val="00AF3610"/>
    <w:rsid w:val="00AF36E0"/>
    <w:rsid w:val="00AF385D"/>
    <w:rsid w:val="00AF3AC2"/>
    <w:rsid w:val="00AF3BB4"/>
    <w:rsid w:val="00AF3DC4"/>
    <w:rsid w:val="00AF3EAB"/>
    <w:rsid w:val="00AF4A0C"/>
    <w:rsid w:val="00AF4DE2"/>
    <w:rsid w:val="00AF537B"/>
    <w:rsid w:val="00AF561B"/>
    <w:rsid w:val="00AF5A9B"/>
    <w:rsid w:val="00AF5DB0"/>
    <w:rsid w:val="00AF5E6E"/>
    <w:rsid w:val="00AF5EEA"/>
    <w:rsid w:val="00AF65AC"/>
    <w:rsid w:val="00AF66CA"/>
    <w:rsid w:val="00AF68D3"/>
    <w:rsid w:val="00AF6AEF"/>
    <w:rsid w:val="00AF6AF9"/>
    <w:rsid w:val="00AF6EF3"/>
    <w:rsid w:val="00AF730E"/>
    <w:rsid w:val="00AF7B6C"/>
    <w:rsid w:val="00AF7BFB"/>
    <w:rsid w:val="00AF7C30"/>
    <w:rsid w:val="00B00472"/>
    <w:rsid w:val="00B007FA"/>
    <w:rsid w:val="00B00A8A"/>
    <w:rsid w:val="00B00D17"/>
    <w:rsid w:val="00B00E2F"/>
    <w:rsid w:val="00B015F7"/>
    <w:rsid w:val="00B01658"/>
    <w:rsid w:val="00B01A0F"/>
    <w:rsid w:val="00B01B15"/>
    <w:rsid w:val="00B01E0D"/>
    <w:rsid w:val="00B01F7F"/>
    <w:rsid w:val="00B02184"/>
    <w:rsid w:val="00B02DDD"/>
    <w:rsid w:val="00B02EF1"/>
    <w:rsid w:val="00B03066"/>
    <w:rsid w:val="00B0351C"/>
    <w:rsid w:val="00B03751"/>
    <w:rsid w:val="00B03BC8"/>
    <w:rsid w:val="00B040FC"/>
    <w:rsid w:val="00B04776"/>
    <w:rsid w:val="00B04781"/>
    <w:rsid w:val="00B04871"/>
    <w:rsid w:val="00B04901"/>
    <w:rsid w:val="00B04B2A"/>
    <w:rsid w:val="00B04D06"/>
    <w:rsid w:val="00B04F4A"/>
    <w:rsid w:val="00B051A0"/>
    <w:rsid w:val="00B05574"/>
    <w:rsid w:val="00B05C58"/>
    <w:rsid w:val="00B05C81"/>
    <w:rsid w:val="00B06064"/>
    <w:rsid w:val="00B061EB"/>
    <w:rsid w:val="00B0658F"/>
    <w:rsid w:val="00B06A5A"/>
    <w:rsid w:val="00B06A94"/>
    <w:rsid w:val="00B06AE4"/>
    <w:rsid w:val="00B07120"/>
    <w:rsid w:val="00B07663"/>
    <w:rsid w:val="00B07713"/>
    <w:rsid w:val="00B07AD6"/>
    <w:rsid w:val="00B07BDE"/>
    <w:rsid w:val="00B07F60"/>
    <w:rsid w:val="00B07F75"/>
    <w:rsid w:val="00B1080B"/>
    <w:rsid w:val="00B108AC"/>
    <w:rsid w:val="00B10ED6"/>
    <w:rsid w:val="00B10F78"/>
    <w:rsid w:val="00B11022"/>
    <w:rsid w:val="00B1154A"/>
    <w:rsid w:val="00B11620"/>
    <w:rsid w:val="00B11676"/>
    <w:rsid w:val="00B11703"/>
    <w:rsid w:val="00B1189C"/>
    <w:rsid w:val="00B119A1"/>
    <w:rsid w:val="00B11CA7"/>
    <w:rsid w:val="00B11FAF"/>
    <w:rsid w:val="00B12080"/>
    <w:rsid w:val="00B12431"/>
    <w:rsid w:val="00B124FC"/>
    <w:rsid w:val="00B1298D"/>
    <w:rsid w:val="00B130F1"/>
    <w:rsid w:val="00B13436"/>
    <w:rsid w:val="00B13B48"/>
    <w:rsid w:val="00B13D29"/>
    <w:rsid w:val="00B141B9"/>
    <w:rsid w:val="00B1467E"/>
    <w:rsid w:val="00B14711"/>
    <w:rsid w:val="00B14A30"/>
    <w:rsid w:val="00B14B3D"/>
    <w:rsid w:val="00B14DAA"/>
    <w:rsid w:val="00B14EA4"/>
    <w:rsid w:val="00B150E4"/>
    <w:rsid w:val="00B155CC"/>
    <w:rsid w:val="00B155FA"/>
    <w:rsid w:val="00B156FD"/>
    <w:rsid w:val="00B159C4"/>
    <w:rsid w:val="00B15C24"/>
    <w:rsid w:val="00B15E09"/>
    <w:rsid w:val="00B15E82"/>
    <w:rsid w:val="00B165FF"/>
    <w:rsid w:val="00B16613"/>
    <w:rsid w:val="00B1682E"/>
    <w:rsid w:val="00B16BA0"/>
    <w:rsid w:val="00B16D4A"/>
    <w:rsid w:val="00B16E3F"/>
    <w:rsid w:val="00B170CE"/>
    <w:rsid w:val="00B17381"/>
    <w:rsid w:val="00B173B9"/>
    <w:rsid w:val="00B174CC"/>
    <w:rsid w:val="00B1791C"/>
    <w:rsid w:val="00B17940"/>
    <w:rsid w:val="00B179DE"/>
    <w:rsid w:val="00B17BCE"/>
    <w:rsid w:val="00B17DDB"/>
    <w:rsid w:val="00B20317"/>
    <w:rsid w:val="00B203B7"/>
    <w:rsid w:val="00B205F3"/>
    <w:rsid w:val="00B20615"/>
    <w:rsid w:val="00B208DF"/>
    <w:rsid w:val="00B20B85"/>
    <w:rsid w:val="00B20D48"/>
    <w:rsid w:val="00B20EBA"/>
    <w:rsid w:val="00B21091"/>
    <w:rsid w:val="00B2157B"/>
    <w:rsid w:val="00B21597"/>
    <w:rsid w:val="00B2159D"/>
    <w:rsid w:val="00B21ACB"/>
    <w:rsid w:val="00B21D20"/>
    <w:rsid w:val="00B2219B"/>
    <w:rsid w:val="00B22B85"/>
    <w:rsid w:val="00B22F4A"/>
    <w:rsid w:val="00B233E8"/>
    <w:rsid w:val="00B23BA1"/>
    <w:rsid w:val="00B23D94"/>
    <w:rsid w:val="00B23DEF"/>
    <w:rsid w:val="00B23FDD"/>
    <w:rsid w:val="00B240DE"/>
    <w:rsid w:val="00B2476F"/>
    <w:rsid w:val="00B24D03"/>
    <w:rsid w:val="00B25054"/>
    <w:rsid w:val="00B250F2"/>
    <w:rsid w:val="00B2516E"/>
    <w:rsid w:val="00B25744"/>
    <w:rsid w:val="00B25751"/>
    <w:rsid w:val="00B25806"/>
    <w:rsid w:val="00B25989"/>
    <w:rsid w:val="00B25C02"/>
    <w:rsid w:val="00B25DDB"/>
    <w:rsid w:val="00B2644F"/>
    <w:rsid w:val="00B2665C"/>
    <w:rsid w:val="00B266DC"/>
    <w:rsid w:val="00B267A0"/>
    <w:rsid w:val="00B26C9D"/>
    <w:rsid w:val="00B26DAE"/>
    <w:rsid w:val="00B27291"/>
    <w:rsid w:val="00B27475"/>
    <w:rsid w:val="00B27552"/>
    <w:rsid w:val="00B27A4F"/>
    <w:rsid w:val="00B27B9E"/>
    <w:rsid w:val="00B27FD0"/>
    <w:rsid w:val="00B30D8D"/>
    <w:rsid w:val="00B30E91"/>
    <w:rsid w:val="00B30EB8"/>
    <w:rsid w:val="00B3105B"/>
    <w:rsid w:val="00B31244"/>
    <w:rsid w:val="00B3154F"/>
    <w:rsid w:val="00B3183E"/>
    <w:rsid w:val="00B31C89"/>
    <w:rsid w:val="00B31D9D"/>
    <w:rsid w:val="00B3248F"/>
    <w:rsid w:val="00B325F4"/>
    <w:rsid w:val="00B32828"/>
    <w:rsid w:val="00B328A8"/>
    <w:rsid w:val="00B32AA6"/>
    <w:rsid w:val="00B32D79"/>
    <w:rsid w:val="00B32DE7"/>
    <w:rsid w:val="00B32DEB"/>
    <w:rsid w:val="00B32F8B"/>
    <w:rsid w:val="00B3310A"/>
    <w:rsid w:val="00B332D6"/>
    <w:rsid w:val="00B333A5"/>
    <w:rsid w:val="00B33482"/>
    <w:rsid w:val="00B343FB"/>
    <w:rsid w:val="00B34472"/>
    <w:rsid w:val="00B34645"/>
    <w:rsid w:val="00B348F1"/>
    <w:rsid w:val="00B348F9"/>
    <w:rsid w:val="00B34AD5"/>
    <w:rsid w:val="00B34D69"/>
    <w:rsid w:val="00B35130"/>
    <w:rsid w:val="00B3517C"/>
    <w:rsid w:val="00B35B48"/>
    <w:rsid w:val="00B35E6F"/>
    <w:rsid w:val="00B35F95"/>
    <w:rsid w:val="00B36336"/>
    <w:rsid w:val="00B367CD"/>
    <w:rsid w:val="00B36B4E"/>
    <w:rsid w:val="00B36D4E"/>
    <w:rsid w:val="00B37050"/>
    <w:rsid w:val="00B3776C"/>
    <w:rsid w:val="00B37815"/>
    <w:rsid w:val="00B37A67"/>
    <w:rsid w:val="00B37BEB"/>
    <w:rsid w:val="00B37E84"/>
    <w:rsid w:val="00B4032D"/>
    <w:rsid w:val="00B403AB"/>
    <w:rsid w:val="00B4082F"/>
    <w:rsid w:val="00B408DB"/>
    <w:rsid w:val="00B40A6C"/>
    <w:rsid w:val="00B40B2E"/>
    <w:rsid w:val="00B40F3C"/>
    <w:rsid w:val="00B413B5"/>
    <w:rsid w:val="00B416A8"/>
    <w:rsid w:val="00B416FF"/>
    <w:rsid w:val="00B417D8"/>
    <w:rsid w:val="00B419A9"/>
    <w:rsid w:val="00B41B08"/>
    <w:rsid w:val="00B42302"/>
    <w:rsid w:val="00B43560"/>
    <w:rsid w:val="00B43656"/>
    <w:rsid w:val="00B439A2"/>
    <w:rsid w:val="00B4444D"/>
    <w:rsid w:val="00B44B41"/>
    <w:rsid w:val="00B450C2"/>
    <w:rsid w:val="00B452E9"/>
    <w:rsid w:val="00B45357"/>
    <w:rsid w:val="00B4539F"/>
    <w:rsid w:val="00B458BC"/>
    <w:rsid w:val="00B45A34"/>
    <w:rsid w:val="00B45C43"/>
    <w:rsid w:val="00B45E62"/>
    <w:rsid w:val="00B45EE8"/>
    <w:rsid w:val="00B4618C"/>
    <w:rsid w:val="00B46FDC"/>
    <w:rsid w:val="00B4764D"/>
    <w:rsid w:val="00B47692"/>
    <w:rsid w:val="00B476EB"/>
    <w:rsid w:val="00B47F20"/>
    <w:rsid w:val="00B50961"/>
    <w:rsid w:val="00B509D1"/>
    <w:rsid w:val="00B50C72"/>
    <w:rsid w:val="00B50C8C"/>
    <w:rsid w:val="00B50D19"/>
    <w:rsid w:val="00B50EB4"/>
    <w:rsid w:val="00B50ED0"/>
    <w:rsid w:val="00B50F9E"/>
    <w:rsid w:val="00B5130D"/>
    <w:rsid w:val="00B515AF"/>
    <w:rsid w:val="00B51A8B"/>
    <w:rsid w:val="00B5234E"/>
    <w:rsid w:val="00B523FB"/>
    <w:rsid w:val="00B5246B"/>
    <w:rsid w:val="00B5272A"/>
    <w:rsid w:val="00B52761"/>
    <w:rsid w:val="00B53022"/>
    <w:rsid w:val="00B53051"/>
    <w:rsid w:val="00B53723"/>
    <w:rsid w:val="00B543F6"/>
    <w:rsid w:val="00B54746"/>
    <w:rsid w:val="00B5498E"/>
    <w:rsid w:val="00B54A1D"/>
    <w:rsid w:val="00B54C17"/>
    <w:rsid w:val="00B55243"/>
    <w:rsid w:val="00B55906"/>
    <w:rsid w:val="00B55DC2"/>
    <w:rsid w:val="00B56027"/>
    <w:rsid w:val="00B562F4"/>
    <w:rsid w:val="00B563FB"/>
    <w:rsid w:val="00B56689"/>
    <w:rsid w:val="00B567A5"/>
    <w:rsid w:val="00B56B60"/>
    <w:rsid w:val="00B56D21"/>
    <w:rsid w:val="00B56FC5"/>
    <w:rsid w:val="00B57205"/>
    <w:rsid w:val="00B572AD"/>
    <w:rsid w:val="00B576D0"/>
    <w:rsid w:val="00B57DFF"/>
    <w:rsid w:val="00B57FD5"/>
    <w:rsid w:val="00B604C8"/>
    <w:rsid w:val="00B60642"/>
    <w:rsid w:val="00B60BAD"/>
    <w:rsid w:val="00B60EBF"/>
    <w:rsid w:val="00B612DF"/>
    <w:rsid w:val="00B6165D"/>
    <w:rsid w:val="00B6166C"/>
    <w:rsid w:val="00B61943"/>
    <w:rsid w:val="00B61D1C"/>
    <w:rsid w:val="00B62105"/>
    <w:rsid w:val="00B621AE"/>
    <w:rsid w:val="00B623DC"/>
    <w:rsid w:val="00B62470"/>
    <w:rsid w:val="00B6285C"/>
    <w:rsid w:val="00B62C79"/>
    <w:rsid w:val="00B6328B"/>
    <w:rsid w:val="00B63B15"/>
    <w:rsid w:val="00B6422F"/>
    <w:rsid w:val="00B64346"/>
    <w:rsid w:val="00B647DA"/>
    <w:rsid w:val="00B64802"/>
    <w:rsid w:val="00B64C86"/>
    <w:rsid w:val="00B6565A"/>
    <w:rsid w:val="00B656C6"/>
    <w:rsid w:val="00B656FC"/>
    <w:rsid w:val="00B65759"/>
    <w:rsid w:val="00B65D4C"/>
    <w:rsid w:val="00B65F77"/>
    <w:rsid w:val="00B66118"/>
    <w:rsid w:val="00B66225"/>
    <w:rsid w:val="00B66397"/>
    <w:rsid w:val="00B66645"/>
    <w:rsid w:val="00B669AD"/>
    <w:rsid w:val="00B669C3"/>
    <w:rsid w:val="00B66B27"/>
    <w:rsid w:val="00B66B8A"/>
    <w:rsid w:val="00B66BAF"/>
    <w:rsid w:val="00B67158"/>
    <w:rsid w:val="00B675DA"/>
    <w:rsid w:val="00B6773C"/>
    <w:rsid w:val="00B67D2C"/>
    <w:rsid w:val="00B7083B"/>
    <w:rsid w:val="00B70C7A"/>
    <w:rsid w:val="00B70C8F"/>
    <w:rsid w:val="00B70CA6"/>
    <w:rsid w:val="00B70E93"/>
    <w:rsid w:val="00B71249"/>
    <w:rsid w:val="00B714BC"/>
    <w:rsid w:val="00B71755"/>
    <w:rsid w:val="00B71B43"/>
    <w:rsid w:val="00B71E1A"/>
    <w:rsid w:val="00B720FD"/>
    <w:rsid w:val="00B72386"/>
    <w:rsid w:val="00B726D3"/>
    <w:rsid w:val="00B727CB"/>
    <w:rsid w:val="00B72D2E"/>
    <w:rsid w:val="00B72EA2"/>
    <w:rsid w:val="00B72EB9"/>
    <w:rsid w:val="00B730AD"/>
    <w:rsid w:val="00B7336B"/>
    <w:rsid w:val="00B736A4"/>
    <w:rsid w:val="00B739B7"/>
    <w:rsid w:val="00B73A48"/>
    <w:rsid w:val="00B73FFF"/>
    <w:rsid w:val="00B74001"/>
    <w:rsid w:val="00B74546"/>
    <w:rsid w:val="00B7480D"/>
    <w:rsid w:val="00B74BA6"/>
    <w:rsid w:val="00B74CD6"/>
    <w:rsid w:val="00B75270"/>
    <w:rsid w:val="00B75383"/>
    <w:rsid w:val="00B758CA"/>
    <w:rsid w:val="00B7598E"/>
    <w:rsid w:val="00B75AC7"/>
    <w:rsid w:val="00B75DF7"/>
    <w:rsid w:val="00B75EB5"/>
    <w:rsid w:val="00B75F52"/>
    <w:rsid w:val="00B75FC8"/>
    <w:rsid w:val="00B76320"/>
    <w:rsid w:val="00B7636F"/>
    <w:rsid w:val="00B767CB"/>
    <w:rsid w:val="00B76833"/>
    <w:rsid w:val="00B77010"/>
    <w:rsid w:val="00B771C6"/>
    <w:rsid w:val="00B77447"/>
    <w:rsid w:val="00B774DA"/>
    <w:rsid w:val="00B77ADD"/>
    <w:rsid w:val="00B77C7F"/>
    <w:rsid w:val="00B77D06"/>
    <w:rsid w:val="00B77D7C"/>
    <w:rsid w:val="00B77F91"/>
    <w:rsid w:val="00B80145"/>
    <w:rsid w:val="00B803C8"/>
    <w:rsid w:val="00B805DA"/>
    <w:rsid w:val="00B8070E"/>
    <w:rsid w:val="00B80AE9"/>
    <w:rsid w:val="00B80EBD"/>
    <w:rsid w:val="00B80FA4"/>
    <w:rsid w:val="00B810C5"/>
    <w:rsid w:val="00B8132C"/>
    <w:rsid w:val="00B8172B"/>
    <w:rsid w:val="00B81837"/>
    <w:rsid w:val="00B8187A"/>
    <w:rsid w:val="00B81950"/>
    <w:rsid w:val="00B81A06"/>
    <w:rsid w:val="00B81F3A"/>
    <w:rsid w:val="00B81F73"/>
    <w:rsid w:val="00B823E8"/>
    <w:rsid w:val="00B826B1"/>
    <w:rsid w:val="00B82CF3"/>
    <w:rsid w:val="00B82DA2"/>
    <w:rsid w:val="00B82E4F"/>
    <w:rsid w:val="00B82F06"/>
    <w:rsid w:val="00B82F98"/>
    <w:rsid w:val="00B834F8"/>
    <w:rsid w:val="00B83F1D"/>
    <w:rsid w:val="00B8410E"/>
    <w:rsid w:val="00B8448A"/>
    <w:rsid w:val="00B8469B"/>
    <w:rsid w:val="00B84BD3"/>
    <w:rsid w:val="00B850E0"/>
    <w:rsid w:val="00B85124"/>
    <w:rsid w:val="00B85345"/>
    <w:rsid w:val="00B85381"/>
    <w:rsid w:val="00B855C1"/>
    <w:rsid w:val="00B857DB"/>
    <w:rsid w:val="00B85B13"/>
    <w:rsid w:val="00B85DFC"/>
    <w:rsid w:val="00B863A4"/>
    <w:rsid w:val="00B8670C"/>
    <w:rsid w:val="00B86AE0"/>
    <w:rsid w:val="00B86F9E"/>
    <w:rsid w:val="00B8705E"/>
    <w:rsid w:val="00B870BB"/>
    <w:rsid w:val="00B871BA"/>
    <w:rsid w:val="00B87239"/>
    <w:rsid w:val="00B8775C"/>
    <w:rsid w:val="00B878BE"/>
    <w:rsid w:val="00B87B2D"/>
    <w:rsid w:val="00B87BE9"/>
    <w:rsid w:val="00B87F80"/>
    <w:rsid w:val="00B903FE"/>
    <w:rsid w:val="00B90586"/>
    <w:rsid w:val="00B905BE"/>
    <w:rsid w:val="00B90E89"/>
    <w:rsid w:val="00B9177E"/>
    <w:rsid w:val="00B91B4E"/>
    <w:rsid w:val="00B91E2D"/>
    <w:rsid w:val="00B91EAC"/>
    <w:rsid w:val="00B92144"/>
    <w:rsid w:val="00B92760"/>
    <w:rsid w:val="00B9292D"/>
    <w:rsid w:val="00B92934"/>
    <w:rsid w:val="00B92996"/>
    <w:rsid w:val="00B93243"/>
    <w:rsid w:val="00B93A29"/>
    <w:rsid w:val="00B93F83"/>
    <w:rsid w:val="00B94929"/>
    <w:rsid w:val="00B94A35"/>
    <w:rsid w:val="00B94BFC"/>
    <w:rsid w:val="00B95327"/>
    <w:rsid w:val="00B956F4"/>
    <w:rsid w:val="00B957CF"/>
    <w:rsid w:val="00B95A37"/>
    <w:rsid w:val="00B960E9"/>
    <w:rsid w:val="00B96713"/>
    <w:rsid w:val="00B9689C"/>
    <w:rsid w:val="00B96A8A"/>
    <w:rsid w:val="00B96C3F"/>
    <w:rsid w:val="00B96CA0"/>
    <w:rsid w:val="00B96E15"/>
    <w:rsid w:val="00B975C7"/>
    <w:rsid w:val="00B976A7"/>
    <w:rsid w:val="00BA0123"/>
    <w:rsid w:val="00BA0366"/>
    <w:rsid w:val="00BA03E0"/>
    <w:rsid w:val="00BA0BB4"/>
    <w:rsid w:val="00BA0F3F"/>
    <w:rsid w:val="00BA1028"/>
    <w:rsid w:val="00BA10D7"/>
    <w:rsid w:val="00BA1720"/>
    <w:rsid w:val="00BA1C07"/>
    <w:rsid w:val="00BA1F60"/>
    <w:rsid w:val="00BA2383"/>
    <w:rsid w:val="00BA2591"/>
    <w:rsid w:val="00BA32ED"/>
    <w:rsid w:val="00BA37CA"/>
    <w:rsid w:val="00BA3DB1"/>
    <w:rsid w:val="00BA3E7C"/>
    <w:rsid w:val="00BA4249"/>
    <w:rsid w:val="00BA4365"/>
    <w:rsid w:val="00BA43FD"/>
    <w:rsid w:val="00BA44EF"/>
    <w:rsid w:val="00BA4611"/>
    <w:rsid w:val="00BA4700"/>
    <w:rsid w:val="00BA4795"/>
    <w:rsid w:val="00BA4A96"/>
    <w:rsid w:val="00BA56E2"/>
    <w:rsid w:val="00BA58F9"/>
    <w:rsid w:val="00BA5C84"/>
    <w:rsid w:val="00BA6282"/>
    <w:rsid w:val="00BA63DB"/>
    <w:rsid w:val="00BA6963"/>
    <w:rsid w:val="00BA70F4"/>
    <w:rsid w:val="00BA729E"/>
    <w:rsid w:val="00BA744A"/>
    <w:rsid w:val="00BA7503"/>
    <w:rsid w:val="00BA7852"/>
    <w:rsid w:val="00BA7FAF"/>
    <w:rsid w:val="00BB0549"/>
    <w:rsid w:val="00BB07A0"/>
    <w:rsid w:val="00BB0A35"/>
    <w:rsid w:val="00BB0BE4"/>
    <w:rsid w:val="00BB0E17"/>
    <w:rsid w:val="00BB1241"/>
    <w:rsid w:val="00BB1265"/>
    <w:rsid w:val="00BB1440"/>
    <w:rsid w:val="00BB14D3"/>
    <w:rsid w:val="00BB155C"/>
    <w:rsid w:val="00BB1B78"/>
    <w:rsid w:val="00BB1C88"/>
    <w:rsid w:val="00BB1D77"/>
    <w:rsid w:val="00BB2302"/>
    <w:rsid w:val="00BB24B5"/>
    <w:rsid w:val="00BB2D2E"/>
    <w:rsid w:val="00BB2D75"/>
    <w:rsid w:val="00BB2DA7"/>
    <w:rsid w:val="00BB2EDA"/>
    <w:rsid w:val="00BB3060"/>
    <w:rsid w:val="00BB3374"/>
    <w:rsid w:val="00BB346B"/>
    <w:rsid w:val="00BB3671"/>
    <w:rsid w:val="00BB38AC"/>
    <w:rsid w:val="00BB39CC"/>
    <w:rsid w:val="00BB3F27"/>
    <w:rsid w:val="00BB3FBF"/>
    <w:rsid w:val="00BB4042"/>
    <w:rsid w:val="00BB4163"/>
    <w:rsid w:val="00BB45E0"/>
    <w:rsid w:val="00BB4773"/>
    <w:rsid w:val="00BB488F"/>
    <w:rsid w:val="00BB496B"/>
    <w:rsid w:val="00BB4EFB"/>
    <w:rsid w:val="00BB53E3"/>
    <w:rsid w:val="00BB5405"/>
    <w:rsid w:val="00BB5887"/>
    <w:rsid w:val="00BB5EF8"/>
    <w:rsid w:val="00BB5EFC"/>
    <w:rsid w:val="00BB6028"/>
    <w:rsid w:val="00BB6055"/>
    <w:rsid w:val="00BB60E4"/>
    <w:rsid w:val="00BB6536"/>
    <w:rsid w:val="00BB6CDD"/>
    <w:rsid w:val="00BB70FF"/>
    <w:rsid w:val="00BB736B"/>
    <w:rsid w:val="00BB7677"/>
    <w:rsid w:val="00BB769B"/>
    <w:rsid w:val="00BB77AC"/>
    <w:rsid w:val="00BB788E"/>
    <w:rsid w:val="00BB7A06"/>
    <w:rsid w:val="00BB7B36"/>
    <w:rsid w:val="00BB7B8A"/>
    <w:rsid w:val="00BB7DD7"/>
    <w:rsid w:val="00BC00B7"/>
    <w:rsid w:val="00BC00C1"/>
    <w:rsid w:val="00BC01C7"/>
    <w:rsid w:val="00BC0948"/>
    <w:rsid w:val="00BC0E6D"/>
    <w:rsid w:val="00BC0F71"/>
    <w:rsid w:val="00BC113D"/>
    <w:rsid w:val="00BC13B2"/>
    <w:rsid w:val="00BC1588"/>
    <w:rsid w:val="00BC15C9"/>
    <w:rsid w:val="00BC1723"/>
    <w:rsid w:val="00BC1778"/>
    <w:rsid w:val="00BC1CAD"/>
    <w:rsid w:val="00BC1CC9"/>
    <w:rsid w:val="00BC1D2E"/>
    <w:rsid w:val="00BC1D9B"/>
    <w:rsid w:val="00BC264A"/>
    <w:rsid w:val="00BC272D"/>
    <w:rsid w:val="00BC273D"/>
    <w:rsid w:val="00BC2962"/>
    <w:rsid w:val="00BC29D5"/>
    <w:rsid w:val="00BC2BE0"/>
    <w:rsid w:val="00BC2EED"/>
    <w:rsid w:val="00BC30A5"/>
    <w:rsid w:val="00BC3467"/>
    <w:rsid w:val="00BC383C"/>
    <w:rsid w:val="00BC3924"/>
    <w:rsid w:val="00BC3C35"/>
    <w:rsid w:val="00BC3E49"/>
    <w:rsid w:val="00BC3E58"/>
    <w:rsid w:val="00BC3E8F"/>
    <w:rsid w:val="00BC3F6B"/>
    <w:rsid w:val="00BC42BA"/>
    <w:rsid w:val="00BC42D8"/>
    <w:rsid w:val="00BC43A5"/>
    <w:rsid w:val="00BC4464"/>
    <w:rsid w:val="00BC4514"/>
    <w:rsid w:val="00BC474E"/>
    <w:rsid w:val="00BC496D"/>
    <w:rsid w:val="00BC4A10"/>
    <w:rsid w:val="00BC4AF1"/>
    <w:rsid w:val="00BC4BB8"/>
    <w:rsid w:val="00BC4EF6"/>
    <w:rsid w:val="00BC4F7A"/>
    <w:rsid w:val="00BC5340"/>
    <w:rsid w:val="00BC5420"/>
    <w:rsid w:val="00BC54B2"/>
    <w:rsid w:val="00BC56A5"/>
    <w:rsid w:val="00BC56ED"/>
    <w:rsid w:val="00BC5798"/>
    <w:rsid w:val="00BC57D2"/>
    <w:rsid w:val="00BC5E22"/>
    <w:rsid w:val="00BC61E9"/>
    <w:rsid w:val="00BC6242"/>
    <w:rsid w:val="00BC68CF"/>
    <w:rsid w:val="00BC6CC9"/>
    <w:rsid w:val="00BC6CCF"/>
    <w:rsid w:val="00BC6D22"/>
    <w:rsid w:val="00BC6D85"/>
    <w:rsid w:val="00BC6EA3"/>
    <w:rsid w:val="00BC73DB"/>
    <w:rsid w:val="00BC76FA"/>
    <w:rsid w:val="00BC77C8"/>
    <w:rsid w:val="00BC7BDE"/>
    <w:rsid w:val="00BC7BE5"/>
    <w:rsid w:val="00BD0849"/>
    <w:rsid w:val="00BD09C0"/>
    <w:rsid w:val="00BD0F99"/>
    <w:rsid w:val="00BD107E"/>
    <w:rsid w:val="00BD120F"/>
    <w:rsid w:val="00BD1336"/>
    <w:rsid w:val="00BD1628"/>
    <w:rsid w:val="00BD1A44"/>
    <w:rsid w:val="00BD1CAB"/>
    <w:rsid w:val="00BD2207"/>
    <w:rsid w:val="00BD22B6"/>
    <w:rsid w:val="00BD2717"/>
    <w:rsid w:val="00BD2C8C"/>
    <w:rsid w:val="00BD2CB1"/>
    <w:rsid w:val="00BD2F08"/>
    <w:rsid w:val="00BD3365"/>
    <w:rsid w:val="00BD3496"/>
    <w:rsid w:val="00BD3C71"/>
    <w:rsid w:val="00BD3EE5"/>
    <w:rsid w:val="00BD4594"/>
    <w:rsid w:val="00BD4703"/>
    <w:rsid w:val="00BD4D86"/>
    <w:rsid w:val="00BD4F19"/>
    <w:rsid w:val="00BD5250"/>
    <w:rsid w:val="00BD535D"/>
    <w:rsid w:val="00BD54EA"/>
    <w:rsid w:val="00BD54EE"/>
    <w:rsid w:val="00BD5A21"/>
    <w:rsid w:val="00BD5B2B"/>
    <w:rsid w:val="00BD5C27"/>
    <w:rsid w:val="00BD5C87"/>
    <w:rsid w:val="00BD6711"/>
    <w:rsid w:val="00BD699F"/>
    <w:rsid w:val="00BD6C4F"/>
    <w:rsid w:val="00BD6C58"/>
    <w:rsid w:val="00BD6DAD"/>
    <w:rsid w:val="00BD6E7A"/>
    <w:rsid w:val="00BD6FAD"/>
    <w:rsid w:val="00BD70E3"/>
    <w:rsid w:val="00BD7167"/>
    <w:rsid w:val="00BD71E8"/>
    <w:rsid w:val="00BD7563"/>
    <w:rsid w:val="00BD7C0A"/>
    <w:rsid w:val="00BD7D08"/>
    <w:rsid w:val="00BE07B9"/>
    <w:rsid w:val="00BE12E3"/>
    <w:rsid w:val="00BE132D"/>
    <w:rsid w:val="00BE145B"/>
    <w:rsid w:val="00BE16DE"/>
    <w:rsid w:val="00BE1827"/>
    <w:rsid w:val="00BE1BF7"/>
    <w:rsid w:val="00BE1DA3"/>
    <w:rsid w:val="00BE2635"/>
    <w:rsid w:val="00BE2846"/>
    <w:rsid w:val="00BE2BD6"/>
    <w:rsid w:val="00BE2C28"/>
    <w:rsid w:val="00BE2C82"/>
    <w:rsid w:val="00BE31AA"/>
    <w:rsid w:val="00BE3736"/>
    <w:rsid w:val="00BE375D"/>
    <w:rsid w:val="00BE379C"/>
    <w:rsid w:val="00BE4004"/>
    <w:rsid w:val="00BE43AF"/>
    <w:rsid w:val="00BE466A"/>
    <w:rsid w:val="00BE4C35"/>
    <w:rsid w:val="00BE4F3D"/>
    <w:rsid w:val="00BE50C5"/>
    <w:rsid w:val="00BE55F4"/>
    <w:rsid w:val="00BE5AB4"/>
    <w:rsid w:val="00BE5DD1"/>
    <w:rsid w:val="00BE5EDC"/>
    <w:rsid w:val="00BE60DF"/>
    <w:rsid w:val="00BE61B7"/>
    <w:rsid w:val="00BE783F"/>
    <w:rsid w:val="00BE7843"/>
    <w:rsid w:val="00BE787A"/>
    <w:rsid w:val="00BE7B25"/>
    <w:rsid w:val="00BE7EF8"/>
    <w:rsid w:val="00BF0338"/>
    <w:rsid w:val="00BF04D2"/>
    <w:rsid w:val="00BF056C"/>
    <w:rsid w:val="00BF0749"/>
    <w:rsid w:val="00BF0785"/>
    <w:rsid w:val="00BF0992"/>
    <w:rsid w:val="00BF0CFC"/>
    <w:rsid w:val="00BF0EBA"/>
    <w:rsid w:val="00BF0FCA"/>
    <w:rsid w:val="00BF0FFA"/>
    <w:rsid w:val="00BF11EC"/>
    <w:rsid w:val="00BF120B"/>
    <w:rsid w:val="00BF1332"/>
    <w:rsid w:val="00BF1348"/>
    <w:rsid w:val="00BF1911"/>
    <w:rsid w:val="00BF1A3C"/>
    <w:rsid w:val="00BF1DC7"/>
    <w:rsid w:val="00BF1F27"/>
    <w:rsid w:val="00BF21A5"/>
    <w:rsid w:val="00BF2214"/>
    <w:rsid w:val="00BF2365"/>
    <w:rsid w:val="00BF24EF"/>
    <w:rsid w:val="00BF27FC"/>
    <w:rsid w:val="00BF282F"/>
    <w:rsid w:val="00BF2BDE"/>
    <w:rsid w:val="00BF2CED"/>
    <w:rsid w:val="00BF3082"/>
    <w:rsid w:val="00BF31D5"/>
    <w:rsid w:val="00BF39E6"/>
    <w:rsid w:val="00BF472C"/>
    <w:rsid w:val="00BF4A36"/>
    <w:rsid w:val="00BF4A44"/>
    <w:rsid w:val="00BF4C33"/>
    <w:rsid w:val="00BF5263"/>
    <w:rsid w:val="00BF555A"/>
    <w:rsid w:val="00BF5870"/>
    <w:rsid w:val="00BF5B9A"/>
    <w:rsid w:val="00BF5ECA"/>
    <w:rsid w:val="00BF6248"/>
    <w:rsid w:val="00BF6435"/>
    <w:rsid w:val="00BF67FF"/>
    <w:rsid w:val="00BF6A3C"/>
    <w:rsid w:val="00BF6A4F"/>
    <w:rsid w:val="00BF6B0A"/>
    <w:rsid w:val="00BF6F58"/>
    <w:rsid w:val="00BF6F94"/>
    <w:rsid w:val="00BF70B3"/>
    <w:rsid w:val="00BF744A"/>
    <w:rsid w:val="00BF74AF"/>
    <w:rsid w:val="00BF74D1"/>
    <w:rsid w:val="00BF74F0"/>
    <w:rsid w:val="00BF75B7"/>
    <w:rsid w:val="00BF77BE"/>
    <w:rsid w:val="00BF7A68"/>
    <w:rsid w:val="00BF7A91"/>
    <w:rsid w:val="00BF7B7D"/>
    <w:rsid w:val="00C003DE"/>
    <w:rsid w:val="00C00541"/>
    <w:rsid w:val="00C00806"/>
    <w:rsid w:val="00C008A6"/>
    <w:rsid w:val="00C009F8"/>
    <w:rsid w:val="00C00A9D"/>
    <w:rsid w:val="00C00D77"/>
    <w:rsid w:val="00C00E87"/>
    <w:rsid w:val="00C00EFB"/>
    <w:rsid w:val="00C010EF"/>
    <w:rsid w:val="00C01155"/>
    <w:rsid w:val="00C0170E"/>
    <w:rsid w:val="00C01A77"/>
    <w:rsid w:val="00C01C28"/>
    <w:rsid w:val="00C01CA2"/>
    <w:rsid w:val="00C01EB2"/>
    <w:rsid w:val="00C02428"/>
    <w:rsid w:val="00C02500"/>
    <w:rsid w:val="00C02646"/>
    <w:rsid w:val="00C030C9"/>
    <w:rsid w:val="00C03817"/>
    <w:rsid w:val="00C03974"/>
    <w:rsid w:val="00C03EF1"/>
    <w:rsid w:val="00C03F80"/>
    <w:rsid w:val="00C04127"/>
    <w:rsid w:val="00C043E3"/>
    <w:rsid w:val="00C048C0"/>
    <w:rsid w:val="00C04A2F"/>
    <w:rsid w:val="00C04C50"/>
    <w:rsid w:val="00C05320"/>
    <w:rsid w:val="00C058A9"/>
    <w:rsid w:val="00C05A2D"/>
    <w:rsid w:val="00C05B8B"/>
    <w:rsid w:val="00C05D69"/>
    <w:rsid w:val="00C05F0E"/>
    <w:rsid w:val="00C06B3E"/>
    <w:rsid w:val="00C06B7E"/>
    <w:rsid w:val="00C06F45"/>
    <w:rsid w:val="00C06FC2"/>
    <w:rsid w:val="00C07112"/>
    <w:rsid w:val="00C071A6"/>
    <w:rsid w:val="00C07A0E"/>
    <w:rsid w:val="00C10372"/>
    <w:rsid w:val="00C10526"/>
    <w:rsid w:val="00C10E19"/>
    <w:rsid w:val="00C11031"/>
    <w:rsid w:val="00C110A3"/>
    <w:rsid w:val="00C11433"/>
    <w:rsid w:val="00C11D37"/>
    <w:rsid w:val="00C120B4"/>
    <w:rsid w:val="00C1243C"/>
    <w:rsid w:val="00C12A1B"/>
    <w:rsid w:val="00C12E24"/>
    <w:rsid w:val="00C1380B"/>
    <w:rsid w:val="00C1385D"/>
    <w:rsid w:val="00C138B0"/>
    <w:rsid w:val="00C14180"/>
    <w:rsid w:val="00C14449"/>
    <w:rsid w:val="00C14B58"/>
    <w:rsid w:val="00C14C3C"/>
    <w:rsid w:val="00C14C97"/>
    <w:rsid w:val="00C14F54"/>
    <w:rsid w:val="00C1514A"/>
    <w:rsid w:val="00C15279"/>
    <w:rsid w:val="00C15940"/>
    <w:rsid w:val="00C15AB4"/>
    <w:rsid w:val="00C15EBA"/>
    <w:rsid w:val="00C161C3"/>
    <w:rsid w:val="00C1628B"/>
    <w:rsid w:val="00C16968"/>
    <w:rsid w:val="00C1793A"/>
    <w:rsid w:val="00C17B94"/>
    <w:rsid w:val="00C2042B"/>
    <w:rsid w:val="00C20AE8"/>
    <w:rsid w:val="00C20DF2"/>
    <w:rsid w:val="00C21078"/>
    <w:rsid w:val="00C214BD"/>
    <w:rsid w:val="00C214FB"/>
    <w:rsid w:val="00C22477"/>
    <w:rsid w:val="00C2256B"/>
    <w:rsid w:val="00C22611"/>
    <w:rsid w:val="00C2278A"/>
    <w:rsid w:val="00C22A32"/>
    <w:rsid w:val="00C22DBB"/>
    <w:rsid w:val="00C22E8B"/>
    <w:rsid w:val="00C22EBE"/>
    <w:rsid w:val="00C22FBE"/>
    <w:rsid w:val="00C232EC"/>
    <w:rsid w:val="00C23812"/>
    <w:rsid w:val="00C23DB9"/>
    <w:rsid w:val="00C23E9E"/>
    <w:rsid w:val="00C240AB"/>
    <w:rsid w:val="00C242B2"/>
    <w:rsid w:val="00C243DD"/>
    <w:rsid w:val="00C25398"/>
    <w:rsid w:val="00C25554"/>
    <w:rsid w:val="00C25569"/>
    <w:rsid w:val="00C2563A"/>
    <w:rsid w:val="00C26537"/>
    <w:rsid w:val="00C26584"/>
    <w:rsid w:val="00C2659F"/>
    <w:rsid w:val="00C265DF"/>
    <w:rsid w:val="00C26739"/>
    <w:rsid w:val="00C267F9"/>
    <w:rsid w:val="00C27583"/>
    <w:rsid w:val="00C27745"/>
    <w:rsid w:val="00C2785E"/>
    <w:rsid w:val="00C278E3"/>
    <w:rsid w:val="00C27A81"/>
    <w:rsid w:val="00C27F24"/>
    <w:rsid w:val="00C304AF"/>
    <w:rsid w:val="00C30810"/>
    <w:rsid w:val="00C30BAA"/>
    <w:rsid w:val="00C30BF8"/>
    <w:rsid w:val="00C30C08"/>
    <w:rsid w:val="00C30D6B"/>
    <w:rsid w:val="00C3142F"/>
    <w:rsid w:val="00C31B18"/>
    <w:rsid w:val="00C31B25"/>
    <w:rsid w:val="00C31C45"/>
    <w:rsid w:val="00C31CA3"/>
    <w:rsid w:val="00C31E12"/>
    <w:rsid w:val="00C31F4B"/>
    <w:rsid w:val="00C323ED"/>
    <w:rsid w:val="00C32468"/>
    <w:rsid w:val="00C32706"/>
    <w:rsid w:val="00C32B31"/>
    <w:rsid w:val="00C32EC1"/>
    <w:rsid w:val="00C33242"/>
    <w:rsid w:val="00C33859"/>
    <w:rsid w:val="00C33C8E"/>
    <w:rsid w:val="00C33CAB"/>
    <w:rsid w:val="00C33D35"/>
    <w:rsid w:val="00C33DD6"/>
    <w:rsid w:val="00C341BB"/>
    <w:rsid w:val="00C34262"/>
    <w:rsid w:val="00C34303"/>
    <w:rsid w:val="00C346A1"/>
    <w:rsid w:val="00C346D3"/>
    <w:rsid w:val="00C34C11"/>
    <w:rsid w:val="00C34D5A"/>
    <w:rsid w:val="00C34D74"/>
    <w:rsid w:val="00C34E46"/>
    <w:rsid w:val="00C34EC4"/>
    <w:rsid w:val="00C352E1"/>
    <w:rsid w:val="00C35675"/>
    <w:rsid w:val="00C356B1"/>
    <w:rsid w:val="00C358B0"/>
    <w:rsid w:val="00C35927"/>
    <w:rsid w:val="00C359E6"/>
    <w:rsid w:val="00C35D1A"/>
    <w:rsid w:val="00C35FD9"/>
    <w:rsid w:val="00C3619C"/>
    <w:rsid w:val="00C3623E"/>
    <w:rsid w:val="00C362E2"/>
    <w:rsid w:val="00C365B8"/>
    <w:rsid w:val="00C36B00"/>
    <w:rsid w:val="00C36D01"/>
    <w:rsid w:val="00C36D31"/>
    <w:rsid w:val="00C372FC"/>
    <w:rsid w:val="00C37325"/>
    <w:rsid w:val="00C377D2"/>
    <w:rsid w:val="00C378B6"/>
    <w:rsid w:val="00C3792D"/>
    <w:rsid w:val="00C37968"/>
    <w:rsid w:val="00C37F8A"/>
    <w:rsid w:val="00C37FD7"/>
    <w:rsid w:val="00C408BE"/>
    <w:rsid w:val="00C40A72"/>
    <w:rsid w:val="00C40D8B"/>
    <w:rsid w:val="00C4140F"/>
    <w:rsid w:val="00C41591"/>
    <w:rsid w:val="00C42142"/>
    <w:rsid w:val="00C4245F"/>
    <w:rsid w:val="00C4258D"/>
    <w:rsid w:val="00C426E7"/>
    <w:rsid w:val="00C42CDE"/>
    <w:rsid w:val="00C42EE4"/>
    <w:rsid w:val="00C430FD"/>
    <w:rsid w:val="00C432D1"/>
    <w:rsid w:val="00C434E5"/>
    <w:rsid w:val="00C43522"/>
    <w:rsid w:val="00C4368E"/>
    <w:rsid w:val="00C43859"/>
    <w:rsid w:val="00C44255"/>
    <w:rsid w:val="00C444A1"/>
    <w:rsid w:val="00C4464F"/>
    <w:rsid w:val="00C447EB"/>
    <w:rsid w:val="00C44A37"/>
    <w:rsid w:val="00C44A86"/>
    <w:rsid w:val="00C44D5C"/>
    <w:rsid w:val="00C44DA8"/>
    <w:rsid w:val="00C44E3D"/>
    <w:rsid w:val="00C451DA"/>
    <w:rsid w:val="00C45212"/>
    <w:rsid w:val="00C454EB"/>
    <w:rsid w:val="00C45CDA"/>
    <w:rsid w:val="00C45DA1"/>
    <w:rsid w:val="00C46371"/>
    <w:rsid w:val="00C466B7"/>
    <w:rsid w:val="00C468FB"/>
    <w:rsid w:val="00C47176"/>
    <w:rsid w:val="00C476C3"/>
    <w:rsid w:val="00C4770B"/>
    <w:rsid w:val="00C47DAB"/>
    <w:rsid w:val="00C47F09"/>
    <w:rsid w:val="00C50532"/>
    <w:rsid w:val="00C50963"/>
    <w:rsid w:val="00C510AE"/>
    <w:rsid w:val="00C515A5"/>
    <w:rsid w:val="00C51729"/>
    <w:rsid w:val="00C51770"/>
    <w:rsid w:val="00C5198F"/>
    <w:rsid w:val="00C51B3B"/>
    <w:rsid w:val="00C51BE9"/>
    <w:rsid w:val="00C51E33"/>
    <w:rsid w:val="00C51ECE"/>
    <w:rsid w:val="00C529AB"/>
    <w:rsid w:val="00C52A75"/>
    <w:rsid w:val="00C52AFC"/>
    <w:rsid w:val="00C52CB4"/>
    <w:rsid w:val="00C52D66"/>
    <w:rsid w:val="00C52EDC"/>
    <w:rsid w:val="00C5302F"/>
    <w:rsid w:val="00C53108"/>
    <w:rsid w:val="00C53419"/>
    <w:rsid w:val="00C5359F"/>
    <w:rsid w:val="00C536C7"/>
    <w:rsid w:val="00C53791"/>
    <w:rsid w:val="00C54066"/>
    <w:rsid w:val="00C5416A"/>
    <w:rsid w:val="00C542F7"/>
    <w:rsid w:val="00C544FA"/>
    <w:rsid w:val="00C545D0"/>
    <w:rsid w:val="00C54943"/>
    <w:rsid w:val="00C54C29"/>
    <w:rsid w:val="00C54D53"/>
    <w:rsid w:val="00C54D93"/>
    <w:rsid w:val="00C550F7"/>
    <w:rsid w:val="00C558AF"/>
    <w:rsid w:val="00C55A43"/>
    <w:rsid w:val="00C55A97"/>
    <w:rsid w:val="00C55C5B"/>
    <w:rsid w:val="00C55FAA"/>
    <w:rsid w:val="00C565CA"/>
    <w:rsid w:val="00C567CE"/>
    <w:rsid w:val="00C56819"/>
    <w:rsid w:val="00C56D81"/>
    <w:rsid w:val="00C56F18"/>
    <w:rsid w:val="00C56FC0"/>
    <w:rsid w:val="00C56FF4"/>
    <w:rsid w:val="00C57320"/>
    <w:rsid w:val="00C57886"/>
    <w:rsid w:val="00C5793E"/>
    <w:rsid w:val="00C57B4A"/>
    <w:rsid w:val="00C57BE1"/>
    <w:rsid w:val="00C57C17"/>
    <w:rsid w:val="00C57F12"/>
    <w:rsid w:val="00C6010F"/>
    <w:rsid w:val="00C60183"/>
    <w:rsid w:val="00C604AD"/>
    <w:rsid w:val="00C606A6"/>
    <w:rsid w:val="00C606D0"/>
    <w:rsid w:val="00C61640"/>
    <w:rsid w:val="00C616DE"/>
    <w:rsid w:val="00C61740"/>
    <w:rsid w:val="00C61CEF"/>
    <w:rsid w:val="00C6207C"/>
    <w:rsid w:val="00C62336"/>
    <w:rsid w:val="00C62519"/>
    <w:rsid w:val="00C62737"/>
    <w:rsid w:val="00C62B31"/>
    <w:rsid w:val="00C6367F"/>
    <w:rsid w:val="00C637C4"/>
    <w:rsid w:val="00C63CE4"/>
    <w:rsid w:val="00C6430E"/>
    <w:rsid w:val="00C6447D"/>
    <w:rsid w:val="00C64626"/>
    <w:rsid w:val="00C64782"/>
    <w:rsid w:val="00C6488B"/>
    <w:rsid w:val="00C64938"/>
    <w:rsid w:val="00C64A54"/>
    <w:rsid w:val="00C64CD3"/>
    <w:rsid w:val="00C64D3D"/>
    <w:rsid w:val="00C64E3B"/>
    <w:rsid w:val="00C6513E"/>
    <w:rsid w:val="00C6516C"/>
    <w:rsid w:val="00C652CB"/>
    <w:rsid w:val="00C65505"/>
    <w:rsid w:val="00C655F4"/>
    <w:rsid w:val="00C65818"/>
    <w:rsid w:val="00C65C2A"/>
    <w:rsid w:val="00C65DCC"/>
    <w:rsid w:val="00C6622C"/>
    <w:rsid w:val="00C66393"/>
    <w:rsid w:val="00C667E2"/>
    <w:rsid w:val="00C66C83"/>
    <w:rsid w:val="00C66F17"/>
    <w:rsid w:val="00C671B3"/>
    <w:rsid w:val="00C6725A"/>
    <w:rsid w:val="00C672EA"/>
    <w:rsid w:val="00C67DF3"/>
    <w:rsid w:val="00C703F5"/>
    <w:rsid w:val="00C7078D"/>
    <w:rsid w:val="00C707C7"/>
    <w:rsid w:val="00C70A5F"/>
    <w:rsid w:val="00C70F24"/>
    <w:rsid w:val="00C713DE"/>
    <w:rsid w:val="00C714FF"/>
    <w:rsid w:val="00C71896"/>
    <w:rsid w:val="00C718EA"/>
    <w:rsid w:val="00C71C97"/>
    <w:rsid w:val="00C71EC6"/>
    <w:rsid w:val="00C7226F"/>
    <w:rsid w:val="00C722BD"/>
    <w:rsid w:val="00C72490"/>
    <w:rsid w:val="00C72528"/>
    <w:rsid w:val="00C7276B"/>
    <w:rsid w:val="00C72AAA"/>
    <w:rsid w:val="00C72DAF"/>
    <w:rsid w:val="00C735EA"/>
    <w:rsid w:val="00C738A8"/>
    <w:rsid w:val="00C738D2"/>
    <w:rsid w:val="00C73B15"/>
    <w:rsid w:val="00C73CBD"/>
    <w:rsid w:val="00C73FC1"/>
    <w:rsid w:val="00C7405D"/>
    <w:rsid w:val="00C743CD"/>
    <w:rsid w:val="00C74479"/>
    <w:rsid w:val="00C74A6F"/>
    <w:rsid w:val="00C74E77"/>
    <w:rsid w:val="00C750D8"/>
    <w:rsid w:val="00C7522C"/>
    <w:rsid w:val="00C753EF"/>
    <w:rsid w:val="00C755E0"/>
    <w:rsid w:val="00C756E4"/>
    <w:rsid w:val="00C75B78"/>
    <w:rsid w:val="00C75B7E"/>
    <w:rsid w:val="00C75FD1"/>
    <w:rsid w:val="00C760FC"/>
    <w:rsid w:val="00C76571"/>
    <w:rsid w:val="00C76579"/>
    <w:rsid w:val="00C769A0"/>
    <w:rsid w:val="00C77382"/>
    <w:rsid w:val="00C774B2"/>
    <w:rsid w:val="00C77953"/>
    <w:rsid w:val="00C77B02"/>
    <w:rsid w:val="00C77C30"/>
    <w:rsid w:val="00C77C3C"/>
    <w:rsid w:val="00C77E20"/>
    <w:rsid w:val="00C77EA2"/>
    <w:rsid w:val="00C80230"/>
    <w:rsid w:val="00C80614"/>
    <w:rsid w:val="00C80FC5"/>
    <w:rsid w:val="00C815E8"/>
    <w:rsid w:val="00C820A9"/>
    <w:rsid w:val="00C82285"/>
    <w:rsid w:val="00C8231B"/>
    <w:rsid w:val="00C8234B"/>
    <w:rsid w:val="00C82377"/>
    <w:rsid w:val="00C825E5"/>
    <w:rsid w:val="00C8285B"/>
    <w:rsid w:val="00C82CFD"/>
    <w:rsid w:val="00C82D8C"/>
    <w:rsid w:val="00C82E45"/>
    <w:rsid w:val="00C82FC0"/>
    <w:rsid w:val="00C83063"/>
    <w:rsid w:val="00C83066"/>
    <w:rsid w:val="00C834F7"/>
    <w:rsid w:val="00C83784"/>
    <w:rsid w:val="00C83AFF"/>
    <w:rsid w:val="00C83DAC"/>
    <w:rsid w:val="00C83DFF"/>
    <w:rsid w:val="00C83FBB"/>
    <w:rsid w:val="00C8466F"/>
    <w:rsid w:val="00C84844"/>
    <w:rsid w:val="00C84D9D"/>
    <w:rsid w:val="00C84DD9"/>
    <w:rsid w:val="00C85143"/>
    <w:rsid w:val="00C85792"/>
    <w:rsid w:val="00C8589D"/>
    <w:rsid w:val="00C85940"/>
    <w:rsid w:val="00C85E8E"/>
    <w:rsid w:val="00C8602B"/>
    <w:rsid w:val="00C86152"/>
    <w:rsid w:val="00C861C5"/>
    <w:rsid w:val="00C865F6"/>
    <w:rsid w:val="00C8693B"/>
    <w:rsid w:val="00C86B36"/>
    <w:rsid w:val="00C86FE2"/>
    <w:rsid w:val="00C86FE6"/>
    <w:rsid w:val="00C870C9"/>
    <w:rsid w:val="00C873CD"/>
    <w:rsid w:val="00C8761F"/>
    <w:rsid w:val="00C87665"/>
    <w:rsid w:val="00C87980"/>
    <w:rsid w:val="00C87A7F"/>
    <w:rsid w:val="00C87B1F"/>
    <w:rsid w:val="00C87B63"/>
    <w:rsid w:val="00C90115"/>
    <w:rsid w:val="00C9037C"/>
    <w:rsid w:val="00C90559"/>
    <w:rsid w:val="00C9078B"/>
    <w:rsid w:val="00C90A39"/>
    <w:rsid w:val="00C90FE2"/>
    <w:rsid w:val="00C912CA"/>
    <w:rsid w:val="00C91C30"/>
    <w:rsid w:val="00C91D39"/>
    <w:rsid w:val="00C92164"/>
    <w:rsid w:val="00C928FD"/>
    <w:rsid w:val="00C93A43"/>
    <w:rsid w:val="00C93B29"/>
    <w:rsid w:val="00C93BA4"/>
    <w:rsid w:val="00C93DA0"/>
    <w:rsid w:val="00C93E6A"/>
    <w:rsid w:val="00C940DD"/>
    <w:rsid w:val="00C944CE"/>
    <w:rsid w:val="00C944F6"/>
    <w:rsid w:val="00C9465D"/>
    <w:rsid w:val="00C948F4"/>
    <w:rsid w:val="00C949E8"/>
    <w:rsid w:val="00C94A64"/>
    <w:rsid w:val="00C94E77"/>
    <w:rsid w:val="00C950B6"/>
    <w:rsid w:val="00C950E6"/>
    <w:rsid w:val="00C953D0"/>
    <w:rsid w:val="00C95A14"/>
    <w:rsid w:val="00C95B8F"/>
    <w:rsid w:val="00C95D50"/>
    <w:rsid w:val="00C95D98"/>
    <w:rsid w:val="00C964EB"/>
    <w:rsid w:val="00C968A4"/>
    <w:rsid w:val="00C96AB7"/>
    <w:rsid w:val="00C9703C"/>
    <w:rsid w:val="00C972AA"/>
    <w:rsid w:val="00C9753C"/>
    <w:rsid w:val="00C977E8"/>
    <w:rsid w:val="00C97903"/>
    <w:rsid w:val="00C97EC8"/>
    <w:rsid w:val="00CA0216"/>
    <w:rsid w:val="00CA02D6"/>
    <w:rsid w:val="00CA02D7"/>
    <w:rsid w:val="00CA0960"/>
    <w:rsid w:val="00CA09A6"/>
    <w:rsid w:val="00CA0DB7"/>
    <w:rsid w:val="00CA0EA3"/>
    <w:rsid w:val="00CA1344"/>
    <w:rsid w:val="00CA1E60"/>
    <w:rsid w:val="00CA2281"/>
    <w:rsid w:val="00CA2A99"/>
    <w:rsid w:val="00CA2C4A"/>
    <w:rsid w:val="00CA2D4A"/>
    <w:rsid w:val="00CA2E3D"/>
    <w:rsid w:val="00CA3296"/>
    <w:rsid w:val="00CA3585"/>
    <w:rsid w:val="00CA38D5"/>
    <w:rsid w:val="00CA3AB6"/>
    <w:rsid w:val="00CA3ADD"/>
    <w:rsid w:val="00CA3CD8"/>
    <w:rsid w:val="00CA3E5B"/>
    <w:rsid w:val="00CA412A"/>
    <w:rsid w:val="00CA454A"/>
    <w:rsid w:val="00CA460F"/>
    <w:rsid w:val="00CA506E"/>
    <w:rsid w:val="00CA50ED"/>
    <w:rsid w:val="00CA5257"/>
    <w:rsid w:val="00CA52F1"/>
    <w:rsid w:val="00CA562D"/>
    <w:rsid w:val="00CA631C"/>
    <w:rsid w:val="00CA646C"/>
    <w:rsid w:val="00CA64EB"/>
    <w:rsid w:val="00CA6709"/>
    <w:rsid w:val="00CA6928"/>
    <w:rsid w:val="00CA6ACB"/>
    <w:rsid w:val="00CA6DA2"/>
    <w:rsid w:val="00CA6EB5"/>
    <w:rsid w:val="00CA75F6"/>
    <w:rsid w:val="00CA76BB"/>
    <w:rsid w:val="00CA7C1E"/>
    <w:rsid w:val="00CB0343"/>
    <w:rsid w:val="00CB0637"/>
    <w:rsid w:val="00CB0768"/>
    <w:rsid w:val="00CB09A4"/>
    <w:rsid w:val="00CB0A3D"/>
    <w:rsid w:val="00CB0F15"/>
    <w:rsid w:val="00CB0F54"/>
    <w:rsid w:val="00CB1128"/>
    <w:rsid w:val="00CB1287"/>
    <w:rsid w:val="00CB133B"/>
    <w:rsid w:val="00CB15B5"/>
    <w:rsid w:val="00CB166C"/>
    <w:rsid w:val="00CB1678"/>
    <w:rsid w:val="00CB1A2D"/>
    <w:rsid w:val="00CB1C4E"/>
    <w:rsid w:val="00CB1E71"/>
    <w:rsid w:val="00CB214B"/>
    <w:rsid w:val="00CB2803"/>
    <w:rsid w:val="00CB2841"/>
    <w:rsid w:val="00CB3018"/>
    <w:rsid w:val="00CB305D"/>
    <w:rsid w:val="00CB30B6"/>
    <w:rsid w:val="00CB31A2"/>
    <w:rsid w:val="00CB351A"/>
    <w:rsid w:val="00CB3B3F"/>
    <w:rsid w:val="00CB435F"/>
    <w:rsid w:val="00CB4417"/>
    <w:rsid w:val="00CB4F10"/>
    <w:rsid w:val="00CB5241"/>
    <w:rsid w:val="00CB57C2"/>
    <w:rsid w:val="00CB5838"/>
    <w:rsid w:val="00CB5881"/>
    <w:rsid w:val="00CB5D33"/>
    <w:rsid w:val="00CB61C4"/>
    <w:rsid w:val="00CB61FC"/>
    <w:rsid w:val="00CB623E"/>
    <w:rsid w:val="00CB6356"/>
    <w:rsid w:val="00CB6492"/>
    <w:rsid w:val="00CB6C30"/>
    <w:rsid w:val="00CB6D12"/>
    <w:rsid w:val="00CB709B"/>
    <w:rsid w:val="00CB7523"/>
    <w:rsid w:val="00CB7AEC"/>
    <w:rsid w:val="00CB7C9E"/>
    <w:rsid w:val="00CC042A"/>
    <w:rsid w:val="00CC0534"/>
    <w:rsid w:val="00CC054B"/>
    <w:rsid w:val="00CC06E4"/>
    <w:rsid w:val="00CC09C4"/>
    <w:rsid w:val="00CC0B92"/>
    <w:rsid w:val="00CC0D79"/>
    <w:rsid w:val="00CC119B"/>
    <w:rsid w:val="00CC11CB"/>
    <w:rsid w:val="00CC1980"/>
    <w:rsid w:val="00CC1A93"/>
    <w:rsid w:val="00CC1C3A"/>
    <w:rsid w:val="00CC1CDB"/>
    <w:rsid w:val="00CC1D9C"/>
    <w:rsid w:val="00CC1DC3"/>
    <w:rsid w:val="00CC2CC8"/>
    <w:rsid w:val="00CC354D"/>
    <w:rsid w:val="00CC3A92"/>
    <w:rsid w:val="00CC3FFE"/>
    <w:rsid w:val="00CC4060"/>
    <w:rsid w:val="00CC4219"/>
    <w:rsid w:val="00CC45DA"/>
    <w:rsid w:val="00CC4737"/>
    <w:rsid w:val="00CC5155"/>
    <w:rsid w:val="00CC51E7"/>
    <w:rsid w:val="00CC5532"/>
    <w:rsid w:val="00CC5EEC"/>
    <w:rsid w:val="00CC62B4"/>
    <w:rsid w:val="00CC62CE"/>
    <w:rsid w:val="00CC65BB"/>
    <w:rsid w:val="00CC66DE"/>
    <w:rsid w:val="00CC672C"/>
    <w:rsid w:val="00CC7700"/>
    <w:rsid w:val="00CC7B52"/>
    <w:rsid w:val="00CC7B8E"/>
    <w:rsid w:val="00CC7BA2"/>
    <w:rsid w:val="00CC7D95"/>
    <w:rsid w:val="00CD020B"/>
    <w:rsid w:val="00CD0518"/>
    <w:rsid w:val="00CD068F"/>
    <w:rsid w:val="00CD07E5"/>
    <w:rsid w:val="00CD09D6"/>
    <w:rsid w:val="00CD0A87"/>
    <w:rsid w:val="00CD0D2E"/>
    <w:rsid w:val="00CD0E1E"/>
    <w:rsid w:val="00CD0F30"/>
    <w:rsid w:val="00CD0F54"/>
    <w:rsid w:val="00CD0F8B"/>
    <w:rsid w:val="00CD1004"/>
    <w:rsid w:val="00CD1500"/>
    <w:rsid w:val="00CD1AA6"/>
    <w:rsid w:val="00CD1BE9"/>
    <w:rsid w:val="00CD211E"/>
    <w:rsid w:val="00CD2366"/>
    <w:rsid w:val="00CD2488"/>
    <w:rsid w:val="00CD2780"/>
    <w:rsid w:val="00CD298B"/>
    <w:rsid w:val="00CD2C5E"/>
    <w:rsid w:val="00CD2D2E"/>
    <w:rsid w:val="00CD2E1F"/>
    <w:rsid w:val="00CD2F39"/>
    <w:rsid w:val="00CD2F7B"/>
    <w:rsid w:val="00CD30D4"/>
    <w:rsid w:val="00CD32FB"/>
    <w:rsid w:val="00CD35CC"/>
    <w:rsid w:val="00CD4163"/>
    <w:rsid w:val="00CD4194"/>
    <w:rsid w:val="00CD4201"/>
    <w:rsid w:val="00CD42EF"/>
    <w:rsid w:val="00CD4538"/>
    <w:rsid w:val="00CD495F"/>
    <w:rsid w:val="00CD49F1"/>
    <w:rsid w:val="00CD4C31"/>
    <w:rsid w:val="00CD4E67"/>
    <w:rsid w:val="00CD4F43"/>
    <w:rsid w:val="00CD5065"/>
    <w:rsid w:val="00CD5775"/>
    <w:rsid w:val="00CD5A15"/>
    <w:rsid w:val="00CD5DD7"/>
    <w:rsid w:val="00CD5F0F"/>
    <w:rsid w:val="00CD625B"/>
    <w:rsid w:val="00CD649D"/>
    <w:rsid w:val="00CD67DC"/>
    <w:rsid w:val="00CD67DF"/>
    <w:rsid w:val="00CD6AF2"/>
    <w:rsid w:val="00CD6AF6"/>
    <w:rsid w:val="00CD6C2B"/>
    <w:rsid w:val="00CD6F75"/>
    <w:rsid w:val="00CD706D"/>
    <w:rsid w:val="00CD7978"/>
    <w:rsid w:val="00CD7A03"/>
    <w:rsid w:val="00CD7C66"/>
    <w:rsid w:val="00CD7D9A"/>
    <w:rsid w:val="00CD7E66"/>
    <w:rsid w:val="00CD7FAA"/>
    <w:rsid w:val="00CE00BF"/>
    <w:rsid w:val="00CE0580"/>
    <w:rsid w:val="00CE0727"/>
    <w:rsid w:val="00CE0A9D"/>
    <w:rsid w:val="00CE0BFC"/>
    <w:rsid w:val="00CE10DA"/>
    <w:rsid w:val="00CE12C5"/>
    <w:rsid w:val="00CE1460"/>
    <w:rsid w:val="00CE1790"/>
    <w:rsid w:val="00CE17A6"/>
    <w:rsid w:val="00CE1E57"/>
    <w:rsid w:val="00CE2098"/>
    <w:rsid w:val="00CE2461"/>
    <w:rsid w:val="00CE2B02"/>
    <w:rsid w:val="00CE2C0B"/>
    <w:rsid w:val="00CE2D4B"/>
    <w:rsid w:val="00CE3030"/>
    <w:rsid w:val="00CE32B1"/>
    <w:rsid w:val="00CE3499"/>
    <w:rsid w:val="00CE3A1D"/>
    <w:rsid w:val="00CE3CAB"/>
    <w:rsid w:val="00CE3CDC"/>
    <w:rsid w:val="00CE4115"/>
    <w:rsid w:val="00CE4371"/>
    <w:rsid w:val="00CE443C"/>
    <w:rsid w:val="00CE470E"/>
    <w:rsid w:val="00CE4A90"/>
    <w:rsid w:val="00CE4E89"/>
    <w:rsid w:val="00CE51C8"/>
    <w:rsid w:val="00CE5215"/>
    <w:rsid w:val="00CE5311"/>
    <w:rsid w:val="00CE5355"/>
    <w:rsid w:val="00CE5412"/>
    <w:rsid w:val="00CE5668"/>
    <w:rsid w:val="00CE5768"/>
    <w:rsid w:val="00CE62D5"/>
    <w:rsid w:val="00CE635E"/>
    <w:rsid w:val="00CE663E"/>
    <w:rsid w:val="00CE67C7"/>
    <w:rsid w:val="00CE6973"/>
    <w:rsid w:val="00CE711B"/>
    <w:rsid w:val="00CE7D22"/>
    <w:rsid w:val="00CE7F4F"/>
    <w:rsid w:val="00CE7FDA"/>
    <w:rsid w:val="00CF0018"/>
    <w:rsid w:val="00CF0452"/>
    <w:rsid w:val="00CF0562"/>
    <w:rsid w:val="00CF0770"/>
    <w:rsid w:val="00CF07BC"/>
    <w:rsid w:val="00CF0806"/>
    <w:rsid w:val="00CF0891"/>
    <w:rsid w:val="00CF10B2"/>
    <w:rsid w:val="00CF12D2"/>
    <w:rsid w:val="00CF134B"/>
    <w:rsid w:val="00CF1DD7"/>
    <w:rsid w:val="00CF1FC9"/>
    <w:rsid w:val="00CF200D"/>
    <w:rsid w:val="00CF20C3"/>
    <w:rsid w:val="00CF24A8"/>
    <w:rsid w:val="00CF288E"/>
    <w:rsid w:val="00CF293D"/>
    <w:rsid w:val="00CF29AD"/>
    <w:rsid w:val="00CF2D05"/>
    <w:rsid w:val="00CF2DD3"/>
    <w:rsid w:val="00CF32C8"/>
    <w:rsid w:val="00CF3507"/>
    <w:rsid w:val="00CF3519"/>
    <w:rsid w:val="00CF390D"/>
    <w:rsid w:val="00CF3A3D"/>
    <w:rsid w:val="00CF3B54"/>
    <w:rsid w:val="00CF43FC"/>
    <w:rsid w:val="00CF47A2"/>
    <w:rsid w:val="00CF4FB6"/>
    <w:rsid w:val="00CF50DB"/>
    <w:rsid w:val="00CF50E7"/>
    <w:rsid w:val="00CF5342"/>
    <w:rsid w:val="00CF55F9"/>
    <w:rsid w:val="00CF59C8"/>
    <w:rsid w:val="00CF5E14"/>
    <w:rsid w:val="00CF5FD9"/>
    <w:rsid w:val="00CF633D"/>
    <w:rsid w:val="00CF6368"/>
    <w:rsid w:val="00CF65B0"/>
    <w:rsid w:val="00CF6841"/>
    <w:rsid w:val="00CF708C"/>
    <w:rsid w:val="00CF7220"/>
    <w:rsid w:val="00CF7267"/>
    <w:rsid w:val="00CF73D4"/>
    <w:rsid w:val="00CF75A1"/>
    <w:rsid w:val="00CF78BF"/>
    <w:rsid w:val="00CF7944"/>
    <w:rsid w:val="00CF7A1F"/>
    <w:rsid w:val="00CF7B3C"/>
    <w:rsid w:val="00CF7B41"/>
    <w:rsid w:val="00CF7B95"/>
    <w:rsid w:val="00D00023"/>
    <w:rsid w:val="00D00575"/>
    <w:rsid w:val="00D013D1"/>
    <w:rsid w:val="00D014FC"/>
    <w:rsid w:val="00D0171D"/>
    <w:rsid w:val="00D01914"/>
    <w:rsid w:val="00D01FA4"/>
    <w:rsid w:val="00D02589"/>
    <w:rsid w:val="00D02CB4"/>
    <w:rsid w:val="00D02F05"/>
    <w:rsid w:val="00D03093"/>
    <w:rsid w:val="00D03A50"/>
    <w:rsid w:val="00D03C98"/>
    <w:rsid w:val="00D0405E"/>
    <w:rsid w:val="00D04344"/>
    <w:rsid w:val="00D04752"/>
    <w:rsid w:val="00D04832"/>
    <w:rsid w:val="00D0493F"/>
    <w:rsid w:val="00D04ADD"/>
    <w:rsid w:val="00D04C39"/>
    <w:rsid w:val="00D04FAC"/>
    <w:rsid w:val="00D0503C"/>
    <w:rsid w:val="00D050E6"/>
    <w:rsid w:val="00D051A1"/>
    <w:rsid w:val="00D05465"/>
    <w:rsid w:val="00D05AD0"/>
    <w:rsid w:val="00D06282"/>
    <w:rsid w:val="00D0699E"/>
    <w:rsid w:val="00D06E40"/>
    <w:rsid w:val="00D070A5"/>
    <w:rsid w:val="00D07117"/>
    <w:rsid w:val="00D0729B"/>
    <w:rsid w:val="00D0746B"/>
    <w:rsid w:val="00D07529"/>
    <w:rsid w:val="00D075D4"/>
    <w:rsid w:val="00D07A30"/>
    <w:rsid w:val="00D07D57"/>
    <w:rsid w:val="00D07ED2"/>
    <w:rsid w:val="00D1007B"/>
    <w:rsid w:val="00D10509"/>
    <w:rsid w:val="00D105DB"/>
    <w:rsid w:val="00D10827"/>
    <w:rsid w:val="00D11492"/>
    <w:rsid w:val="00D114D9"/>
    <w:rsid w:val="00D11919"/>
    <w:rsid w:val="00D11A6F"/>
    <w:rsid w:val="00D11AA2"/>
    <w:rsid w:val="00D1209C"/>
    <w:rsid w:val="00D125BE"/>
    <w:rsid w:val="00D1293E"/>
    <w:rsid w:val="00D12A7E"/>
    <w:rsid w:val="00D12C60"/>
    <w:rsid w:val="00D12E87"/>
    <w:rsid w:val="00D1345A"/>
    <w:rsid w:val="00D1356A"/>
    <w:rsid w:val="00D13B24"/>
    <w:rsid w:val="00D13DDE"/>
    <w:rsid w:val="00D14068"/>
    <w:rsid w:val="00D146D0"/>
    <w:rsid w:val="00D146F9"/>
    <w:rsid w:val="00D14B6C"/>
    <w:rsid w:val="00D1506C"/>
    <w:rsid w:val="00D15626"/>
    <w:rsid w:val="00D15860"/>
    <w:rsid w:val="00D160E3"/>
    <w:rsid w:val="00D1613B"/>
    <w:rsid w:val="00D16626"/>
    <w:rsid w:val="00D168AE"/>
    <w:rsid w:val="00D16CAB"/>
    <w:rsid w:val="00D16CDA"/>
    <w:rsid w:val="00D17123"/>
    <w:rsid w:val="00D174E2"/>
    <w:rsid w:val="00D1772D"/>
    <w:rsid w:val="00D179CF"/>
    <w:rsid w:val="00D17C64"/>
    <w:rsid w:val="00D20625"/>
    <w:rsid w:val="00D20B03"/>
    <w:rsid w:val="00D212E7"/>
    <w:rsid w:val="00D21669"/>
    <w:rsid w:val="00D219E4"/>
    <w:rsid w:val="00D21B7C"/>
    <w:rsid w:val="00D21C36"/>
    <w:rsid w:val="00D21CA5"/>
    <w:rsid w:val="00D21E21"/>
    <w:rsid w:val="00D223EE"/>
    <w:rsid w:val="00D2254E"/>
    <w:rsid w:val="00D2280E"/>
    <w:rsid w:val="00D22905"/>
    <w:rsid w:val="00D22969"/>
    <w:rsid w:val="00D22FDE"/>
    <w:rsid w:val="00D23687"/>
    <w:rsid w:val="00D2378F"/>
    <w:rsid w:val="00D239F3"/>
    <w:rsid w:val="00D23A70"/>
    <w:rsid w:val="00D23CF8"/>
    <w:rsid w:val="00D23F81"/>
    <w:rsid w:val="00D240CE"/>
    <w:rsid w:val="00D241A5"/>
    <w:rsid w:val="00D245DF"/>
    <w:rsid w:val="00D24C0A"/>
    <w:rsid w:val="00D24FA4"/>
    <w:rsid w:val="00D25323"/>
    <w:rsid w:val="00D25622"/>
    <w:rsid w:val="00D258C7"/>
    <w:rsid w:val="00D25DE8"/>
    <w:rsid w:val="00D25FC8"/>
    <w:rsid w:val="00D26236"/>
    <w:rsid w:val="00D266DC"/>
    <w:rsid w:val="00D2698D"/>
    <w:rsid w:val="00D26A00"/>
    <w:rsid w:val="00D26A71"/>
    <w:rsid w:val="00D26AD9"/>
    <w:rsid w:val="00D272C5"/>
    <w:rsid w:val="00D27668"/>
    <w:rsid w:val="00D2768C"/>
    <w:rsid w:val="00D278CD"/>
    <w:rsid w:val="00D2791D"/>
    <w:rsid w:val="00D27BE9"/>
    <w:rsid w:val="00D27CA7"/>
    <w:rsid w:val="00D27DB5"/>
    <w:rsid w:val="00D27F63"/>
    <w:rsid w:val="00D30039"/>
    <w:rsid w:val="00D300BD"/>
    <w:rsid w:val="00D302DC"/>
    <w:rsid w:val="00D30311"/>
    <w:rsid w:val="00D304A3"/>
    <w:rsid w:val="00D30663"/>
    <w:rsid w:val="00D30CDF"/>
    <w:rsid w:val="00D30FD4"/>
    <w:rsid w:val="00D315F2"/>
    <w:rsid w:val="00D31B8C"/>
    <w:rsid w:val="00D31C21"/>
    <w:rsid w:val="00D31F27"/>
    <w:rsid w:val="00D3201F"/>
    <w:rsid w:val="00D32134"/>
    <w:rsid w:val="00D323B7"/>
    <w:rsid w:val="00D325E3"/>
    <w:rsid w:val="00D3264A"/>
    <w:rsid w:val="00D32676"/>
    <w:rsid w:val="00D327BA"/>
    <w:rsid w:val="00D329A5"/>
    <w:rsid w:val="00D32A63"/>
    <w:rsid w:val="00D32E2E"/>
    <w:rsid w:val="00D32E84"/>
    <w:rsid w:val="00D330C0"/>
    <w:rsid w:val="00D33120"/>
    <w:rsid w:val="00D3323B"/>
    <w:rsid w:val="00D332C6"/>
    <w:rsid w:val="00D332FB"/>
    <w:rsid w:val="00D33670"/>
    <w:rsid w:val="00D33779"/>
    <w:rsid w:val="00D33B44"/>
    <w:rsid w:val="00D33C0B"/>
    <w:rsid w:val="00D33DDD"/>
    <w:rsid w:val="00D34178"/>
    <w:rsid w:val="00D341BF"/>
    <w:rsid w:val="00D342D3"/>
    <w:rsid w:val="00D34325"/>
    <w:rsid w:val="00D345B5"/>
    <w:rsid w:val="00D34BE1"/>
    <w:rsid w:val="00D34C78"/>
    <w:rsid w:val="00D34D68"/>
    <w:rsid w:val="00D34FE6"/>
    <w:rsid w:val="00D35223"/>
    <w:rsid w:val="00D353F9"/>
    <w:rsid w:val="00D35714"/>
    <w:rsid w:val="00D35873"/>
    <w:rsid w:val="00D35A04"/>
    <w:rsid w:val="00D35B2D"/>
    <w:rsid w:val="00D35B3A"/>
    <w:rsid w:val="00D35C44"/>
    <w:rsid w:val="00D35E6B"/>
    <w:rsid w:val="00D35F12"/>
    <w:rsid w:val="00D361B7"/>
    <w:rsid w:val="00D368CD"/>
    <w:rsid w:val="00D368D2"/>
    <w:rsid w:val="00D36AEF"/>
    <w:rsid w:val="00D36E11"/>
    <w:rsid w:val="00D37083"/>
    <w:rsid w:val="00D373E9"/>
    <w:rsid w:val="00D3776C"/>
    <w:rsid w:val="00D37824"/>
    <w:rsid w:val="00D37C04"/>
    <w:rsid w:val="00D37E4F"/>
    <w:rsid w:val="00D40167"/>
    <w:rsid w:val="00D401A3"/>
    <w:rsid w:val="00D4047B"/>
    <w:rsid w:val="00D4096A"/>
    <w:rsid w:val="00D40E33"/>
    <w:rsid w:val="00D40E61"/>
    <w:rsid w:val="00D41173"/>
    <w:rsid w:val="00D4119E"/>
    <w:rsid w:val="00D411D2"/>
    <w:rsid w:val="00D41290"/>
    <w:rsid w:val="00D41428"/>
    <w:rsid w:val="00D4143E"/>
    <w:rsid w:val="00D41A73"/>
    <w:rsid w:val="00D41D2F"/>
    <w:rsid w:val="00D41EF7"/>
    <w:rsid w:val="00D41F0C"/>
    <w:rsid w:val="00D41F65"/>
    <w:rsid w:val="00D42082"/>
    <w:rsid w:val="00D428A5"/>
    <w:rsid w:val="00D428AC"/>
    <w:rsid w:val="00D42DC1"/>
    <w:rsid w:val="00D42FEB"/>
    <w:rsid w:val="00D43402"/>
    <w:rsid w:val="00D43EEC"/>
    <w:rsid w:val="00D4434C"/>
    <w:rsid w:val="00D4438C"/>
    <w:rsid w:val="00D44653"/>
    <w:rsid w:val="00D446F3"/>
    <w:rsid w:val="00D44762"/>
    <w:rsid w:val="00D448C4"/>
    <w:rsid w:val="00D44953"/>
    <w:rsid w:val="00D44AE6"/>
    <w:rsid w:val="00D44B82"/>
    <w:rsid w:val="00D44DA9"/>
    <w:rsid w:val="00D4553F"/>
    <w:rsid w:val="00D4574B"/>
    <w:rsid w:val="00D4588D"/>
    <w:rsid w:val="00D45957"/>
    <w:rsid w:val="00D45C01"/>
    <w:rsid w:val="00D45FB4"/>
    <w:rsid w:val="00D460EA"/>
    <w:rsid w:val="00D466B0"/>
    <w:rsid w:val="00D466C2"/>
    <w:rsid w:val="00D46AFF"/>
    <w:rsid w:val="00D4705F"/>
    <w:rsid w:val="00D4707C"/>
    <w:rsid w:val="00D47ECB"/>
    <w:rsid w:val="00D503F2"/>
    <w:rsid w:val="00D50932"/>
    <w:rsid w:val="00D50B1D"/>
    <w:rsid w:val="00D50E85"/>
    <w:rsid w:val="00D50FFE"/>
    <w:rsid w:val="00D51470"/>
    <w:rsid w:val="00D51B84"/>
    <w:rsid w:val="00D52619"/>
    <w:rsid w:val="00D52956"/>
    <w:rsid w:val="00D52A02"/>
    <w:rsid w:val="00D52B54"/>
    <w:rsid w:val="00D52C23"/>
    <w:rsid w:val="00D5370C"/>
    <w:rsid w:val="00D53B77"/>
    <w:rsid w:val="00D53C65"/>
    <w:rsid w:val="00D54589"/>
    <w:rsid w:val="00D54D6A"/>
    <w:rsid w:val="00D551ED"/>
    <w:rsid w:val="00D55339"/>
    <w:rsid w:val="00D55A6F"/>
    <w:rsid w:val="00D55BD4"/>
    <w:rsid w:val="00D55F99"/>
    <w:rsid w:val="00D56068"/>
    <w:rsid w:val="00D565D9"/>
    <w:rsid w:val="00D56633"/>
    <w:rsid w:val="00D5666E"/>
    <w:rsid w:val="00D568D7"/>
    <w:rsid w:val="00D56A30"/>
    <w:rsid w:val="00D573EB"/>
    <w:rsid w:val="00D576C5"/>
    <w:rsid w:val="00D57E61"/>
    <w:rsid w:val="00D57F53"/>
    <w:rsid w:val="00D601C2"/>
    <w:rsid w:val="00D60CC2"/>
    <w:rsid w:val="00D61318"/>
    <w:rsid w:val="00D61536"/>
    <w:rsid w:val="00D61A00"/>
    <w:rsid w:val="00D61C05"/>
    <w:rsid w:val="00D61EE8"/>
    <w:rsid w:val="00D62A38"/>
    <w:rsid w:val="00D62CA4"/>
    <w:rsid w:val="00D62E1C"/>
    <w:rsid w:val="00D62F93"/>
    <w:rsid w:val="00D632D0"/>
    <w:rsid w:val="00D636EB"/>
    <w:rsid w:val="00D637A0"/>
    <w:rsid w:val="00D63B3E"/>
    <w:rsid w:val="00D63BEA"/>
    <w:rsid w:val="00D641B3"/>
    <w:rsid w:val="00D642FC"/>
    <w:rsid w:val="00D64635"/>
    <w:rsid w:val="00D64735"/>
    <w:rsid w:val="00D64CB4"/>
    <w:rsid w:val="00D64EC9"/>
    <w:rsid w:val="00D65084"/>
    <w:rsid w:val="00D6548F"/>
    <w:rsid w:val="00D65AC5"/>
    <w:rsid w:val="00D65C07"/>
    <w:rsid w:val="00D66420"/>
    <w:rsid w:val="00D6660A"/>
    <w:rsid w:val="00D66D38"/>
    <w:rsid w:val="00D66DFB"/>
    <w:rsid w:val="00D670A5"/>
    <w:rsid w:val="00D679B9"/>
    <w:rsid w:val="00D67C68"/>
    <w:rsid w:val="00D67F4E"/>
    <w:rsid w:val="00D70B3F"/>
    <w:rsid w:val="00D7110E"/>
    <w:rsid w:val="00D7119F"/>
    <w:rsid w:val="00D71322"/>
    <w:rsid w:val="00D71537"/>
    <w:rsid w:val="00D7165A"/>
    <w:rsid w:val="00D7167B"/>
    <w:rsid w:val="00D71B06"/>
    <w:rsid w:val="00D71BE3"/>
    <w:rsid w:val="00D7203D"/>
    <w:rsid w:val="00D72536"/>
    <w:rsid w:val="00D72D68"/>
    <w:rsid w:val="00D72E49"/>
    <w:rsid w:val="00D72EA3"/>
    <w:rsid w:val="00D72F4E"/>
    <w:rsid w:val="00D73057"/>
    <w:rsid w:val="00D73207"/>
    <w:rsid w:val="00D73721"/>
    <w:rsid w:val="00D7383A"/>
    <w:rsid w:val="00D73B63"/>
    <w:rsid w:val="00D73D38"/>
    <w:rsid w:val="00D73EB1"/>
    <w:rsid w:val="00D74545"/>
    <w:rsid w:val="00D7459A"/>
    <w:rsid w:val="00D74647"/>
    <w:rsid w:val="00D746A0"/>
    <w:rsid w:val="00D74BEB"/>
    <w:rsid w:val="00D74D9C"/>
    <w:rsid w:val="00D74F5E"/>
    <w:rsid w:val="00D75032"/>
    <w:rsid w:val="00D75580"/>
    <w:rsid w:val="00D75666"/>
    <w:rsid w:val="00D75C25"/>
    <w:rsid w:val="00D75E92"/>
    <w:rsid w:val="00D76AF0"/>
    <w:rsid w:val="00D76BB9"/>
    <w:rsid w:val="00D76D70"/>
    <w:rsid w:val="00D76D71"/>
    <w:rsid w:val="00D76D84"/>
    <w:rsid w:val="00D76FCE"/>
    <w:rsid w:val="00D7729C"/>
    <w:rsid w:val="00D772BA"/>
    <w:rsid w:val="00D774F7"/>
    <w:rsid w:val="00D777B3"/>
    <w:rsid w:val="00D779C4"/>
    <w:rsid w:val="00D77C58"/>
    <w:rsid w:val="00D80034"/>
    <w:rsid w:val="00D800F1"/>
    <w:rsid w:val="00D801C0"/>
    <w:rsid w:val="00D80242"/>
    <w:rsid w:val="00D80489"/>
    <w:rsid w:val="00D8049A"/>
    <w:rsid w:val="00D80889"/>
    <w:rsid w:val="00D808A8"/>
    <w:rsid w:val="00D80956"/>
    <w:rsid w:val="00D80A1F"/>
    <w:rsid w:val="00D80AB7"/>
    <w:rsid w:val="00D80AD5"/>
    <w:rsid w:val="00D80D55"/>
    <w:rsid w:val="00D8130A"/>
    <w:rsid w:val="00D813D6"/>
    <w:rsid w:val="00D81471"/>
    <w:rsid w:val="00D814AF"/>
    <w:rsid w:val="00D8173A"/>
    <w:rsid w:val="00D8195F"/>
    <w:rsid w:val="00D81966"/>
    <w:rsid w:val="00D81AE4"/>
    <w:rsid w:val="00D81B6B"/>
    <w:rsid w:val="00D82063"/>
    <w:rsid w:val="00D82287"/>
    <w:rsid w:val="00D822C3"/>
    <w:rsid w:val="00D824BF"/>
    <w:rsid w:val="00D82817"/>
    <w:rsid w:val="00D82849"/>
    <w:rsid w:val="00D82967"/>
    <w:rsid w:val="00D82B7F"/>
    <w:rsid w:val="00D82BA2"/>
    <w:rsid w:val="00D830F5"/>
    <w:rsid w:val="00D83163"/>
    <w:rsid w:val="00D83242"/>
    <w:rsid w:val="00D8325F"/>
    <w:rsid w:val="00D8338B"/>
    <w:rsid w:val="00D83413"/>
    <w:rsid w:val="00D83ACD"/>
    <w:rsid w:val="00D8444D"/>
    <w:rsid w:val="00D845E8"/>
    <w:rsid w:val="00D846F2"/>
    <w:rsid w:val="00D8484F"/>
    <w:rsid w:val="00D84C5B"/>
    <w:rsid w:val="00D84CB1"/>
    <w:rsid w:val="00D84D1C"/>
    <w:rsid w:val="00D84D51"/>
    <w:rsid w:val="00D84F7E"/>
    <w:rsid w:val="00D85052"/>
    <w:rsid w:val="00D85159"/>
    <w:rsid w:val="00D85207"/>
    <w:rsid w:val="00D85227"/>
    <w:rsid w:val="00D852D5"/>
    <w:rsid w:val="00D854E3"/>
    <w:rsid w:val="00D857B9"/>
    <w:rsid w:val="00D858D7"/>
    <w:rsid w:val="00D85B62"/>
    <w:rsid w:val="00D85E62"/>
    <w:rsid w:val="00D8604C"/>
    <w:rsid w:val="00D861EB"/>
    <w:rsid w:val="00D864FE"/>
    <w:rsid w:val="00D86940"/>
    <w:rsid w:val="00D869AA"/>
    <w:rsid w:val="00D8701D"/>
    <w:rsid w:val="00D87095"/>
    <w:rsid w:val="00D8725C"/>
    <w:rsid w:val="00D873FC"/>
    <w:rsid w:val="00D87448"/>
    <w:rsid w:val="00D87635"/>
    <w:rsid w:val="00D877F3"/>
    <w:rsid w:val="00D8782B"/>
    <w:rsid w:val="00D87871"/>
    <w:rsid w:val="00D900C7"/>
    <w:rsid w:val="00D903EA"/>
    <w:rsid w:val="00D905AD"/>
    <w:rsid w:val="00D9063A"/>
    <w:rsid w:val="00D90687"/>
    <w:rsid w:val="00D9077B"/>
    <w:rsid w:val="00D9087C"/>
    <w:rsid w:val="00D90928"/>
    <w:rsid w:val="00D90E16"/>
    <w:rsid w:val="00D90EFB"/>
    <w:rsid w:val="00D90FDA"/>
    <w:rsid w:val="00D914FB"/>
    <w:rsid w:val="00D91848"/>
    <w:rsid w:val="00D919A3"/>
    <w:rsid w:val="00D91AC8"/>
    <w:rsid w:val="00D91C8D"/>
    <w:rsid w:val="00D91E39"/>
    <w:rsid w:val="00D921BE"/>
    <w:rsid w:val="00D92B93"/>
    <w:rsid w:val="00D92E36"/>
    <w:rsid w:val="00D93201"/>
    <w:rsid w:val="00D933A0"/>
    <w:rsid w:val="00D9372C"/>
    <w:rsid w:val="00D93A4B"/>
    <w:rsid w:val="00D93A52"/>
    <w:rsid w:val="00D94052"/>
    <w:rsid w:val="00D9410F"/>
    <w:rsid w:val="00D9448E"/>
    <w:rsid w:val="00D94722"/>
    <w:rsid w:val="00D94A99"/>
    <w:rsid w:val="00D9517F"/>
    <w:rsid w:val="00D952B6"/>
    <w:rsid w:val="00D957BE"/>
    <w:rsid w:val="00D960F9"/>
    <w:rsid w:val="00D9611E"/>
    <w:rsid w:val="00D96990"/>
    <w:rsid w:val="00D96B16"/>
    <w:rsid w:val="00D96BFF"/>
    <w:rsid w:val="00D972EA"/>
    <w:rsid w:val="00D9731A"/>
    <w:rsid w:val="00D973C7"/>
    <w:rsid w:val="00D97405"/>
    <w:rsid w:val="00D97521"/>
    <w:rsid w:val="00D9768A"/>
    <w:rsid w:val="00D97AC6"/>
    <w:rsid w:val="00DA017A"/>
    <w:rsid w:val="00DA01AC"/>
    <w:rsid w:val="00DA0599"/>
    <w:rsid w:val="00DA09BE"/>
    <w:rsid w:val="00DA0B62"/>
    <w:rsid w:val="00DA132C"/>
    <w:rsid w:val="00DA1557"/>
    <w:rsid w:val="00DA18DE"/>
    <w:rsid w:val="00DA1975"/>
    <w:rsid w:val="00DA1CA7"/>
    <w:rsid w:val="00DA2280"/>
    <w:rsid w:val="00DA23FD"/>
    <w:rsid w:val="00DA24E0"/>
    <w:rsid w:val="00DA26D8"/>
    <w:rsid w:val="00DA31A8"/>
    <w:rsid w:val="00DA35E7"/>
    <w:rsid w:val="00DA3736"/>
    <w:rsid w:val="00DA48EF"/>
    <w:rsid w:val="00DA4958"/>
    <w:rsid w:val="00DA4C87"/>
    <w:rsid w:val="00DA4F47"/>
    <w:rsid w:val="00DA50D4"/>
    <w:rsid w:val="00DA5452"/>
    <w:rsid w:val="00DA54C7"/>
    <w:rsid w:val="00DA5731"/>
    <w:rsid w:val="00DA5A9C"/>
    <w:rsid w:val="00DA5B7B"/>
    <w:rsid w:val="00DA5DF1"/>
    <w:rsid w:val="00DA5EAF"/>
    <w:rsid w:val="00DA60E0"/>
    <w:rsid w:val="00DA62D7"/>
    <w:rsid w:val="00DA64D9"/>
    <w:rsid w:val="00DA6A68"/>
    <w:rsid w:val="00DA6D59"/>
    <w:rsid w:val="00DA6E86"/>
    <w:rsid w:val="00DA6ED5"/>
    <w:rsid w:val="00DA7020"/>
    <w:rsid w:val="00DA7384"/>
    <w:rsid w:val="00DA76D9"/>
    <w:rsid w:val="00DA7770"/>
    <w:rsid w:val="00DA77BD"/>
    <w:rsid w:val="00DA7863"/>
    <w:rsid w:val="00DA789B"/>
    <w:rsid w:val="00DA7D22"/>
    <w:rsid w:val="00DA7E3D"/>
    <w:rsid w:val="00DB011A"/>
    <w:rsid w:val="00DB040E"/>
    <w:rsid w:val="00DB04C7"/>
    <w:rsid w:val="00DB076E"/>
    <w:rsid w:val="00DB0792"/>
    <w:rsid w:val="00DB0B82"/>
    <w:rsid w:val="00DB0C3C"/>
    <w:rsid w:val="00DB0D59"/>
    <w:rsid w:val="00DB0D86"/>
    <w:rsid w:val="00DB0FA7"/>
    <w:rsid w:val="00DB10D9"/>
    <w:rsid w:val="00DB1301"/>
    <w:rsid w:val="00DB15EC"/>
    <w:rsid w:val="00DB1620"/>
    <w:rsid w:val="00DB1ACF"/>
    <w:rsid w:val="00DB1B31"/>
    <w:rsid w:val="00DB1D61"/>
    <w:rsid w:val="00DB1EC1"/>
    <w:rsid w:val="00DB1FA5"/>
    <w:rsid w:val="00DB2299"/>
    <w:rsid w:val="00DB236B"/>
    <w:rsid w:val="00DB26A9"/>
    <w:rsid w:val="00DB3055"/>
    <w:rsid w:val="00DB30C7"/>
    <w:rsid w:val="00DB35BE"/>
    <w:rsid w:val="00DB3DB1"/>
    <w:rsid w:val="00DB3F53"/>
    <w:rsid w:val="00DB45DD"/>
    <w:rsid w:val="00DB476C"/>
    <w:rsid w:val="00DB4AB2"/>
    <w:rsid w:val="00DB4F47"/>
    <w:rsid w:val="00DB503A"/>
    <w:rsid w:val="00DB529C"/>
    <w:rsid w:val="00DB5582"/>
    <w:rsid w:val="00DB59E4"/>
    <w:rsid w:val="00DB5B6A"/>
    <w:rsid w:val="00DB6283"/>
    <w:rsid w:val="00DB6478"/>
    <w:rsid w:val="00DB6853"/>
    <w:rsid w:val="00DB6B61"/>
    <w:rsid w:val="00DB6F66"/>
    <w:rsid w:val="00DB6FF9"/>
    <w:rsid w:val="00DB7021"/>
    <w:rsid w:val="00DB756C"/>
    <w:rsid w:val="00DB7704"/>
    <w:rsid w:val="00DB7892"/>
    <w:rsid w:val="00DB7C48"/>
    <w:rsid w:val="00DB7FE4"/>
    <w:rsid w:val="00DC0477"/>
    <w:rsid w:val="00DC070F"/>
    <w:rsid w:val="00DC078E"/>
    <w:rsid w:val="00DC0894"/>
    <w:rsid w:val="00DC0B0C"/>
    <w:rsid w:val="00DC0D32"/>
    <w:rsid w:val="00DC11A1"/>
    <w:rsid w:val="00DC12C7"/>
    <w:rsid w:val="00DC13B8"/>
    <w:rsid w:val="00DC13D9"/>
    <w:rsid w:val="00DC1758"/>
    <w:rsid w:val="00DC18C9"/>
    <w:rsid w:val="00DC1DC2"/>
    <w:rsid w:val="00DC1E05"/>
    <w:rsid w:val="00DC1EB5"/>
    <w:rsid w:val="00DC20D8"/>
    <w:rsid w:val="00DC20F9"/>
    <w:rsid w:val="00DC2253"/>
    <w:rsid w:val="00DC3010"/>
    <w:rsid w:val="00DC3171"/>
    <w:rsid w:val="00DC32FC"/>
    <w:rsid w:val="00DC3779"/>
    <w:rsid w:val="00DC3A08"/>
    <w:rsid w:val="00DC3C69"/>
    <w:rsid w:val="00DC4231"/>
    <w:rsid w:val="00DC4482"/>
    <w:rsid w:val="00DC46DC"/>
    <w:rsid w:val="00DC495F"/>
    <w:rsid w:val="00DC49DC"/>
    <w:rsid w:val="00DC508C"/>
    <w:rsid w:val="00DC53BD"/>
    <w:rsid w:val="00DC53DF"/>
    <w:rsid w:val="00DC5699"/>
    <w:rsid w:val="00DC5797"/>
    <w:rsid w:val="00DC5D57"/>
    <w:rsid w:val="00DC653C"/>
    <w:rsid w:val="00DC6ABB"/>
    <w:rsid w:val="00DC6ABE"/>
    <w:rsid w:val="00DC6F27"/>
    <w:rsid w:val="00DC6FD5"/>
    <w:rsid w:val="00DC7261"/>
    <w:rsid w:val="00DC74FD"/>
    <w:rsid w:val="00DC7691"/>
    <w:rsid w:val="00DC7CA6"/>
    <w:rsid w:val="00DD00CD"/>
    <w:rsid w:val="00DD01AC"/>
    <w:rsid w:val="00DD02F3"/>
    <w:rsid w:val="00DD04DC"/>
    <w:rsid w:val="00DD0575"/>
    <w:rsid w:val="00DD0924"/>
    <w:rsid w:val="00DD0944"/>
    <w:rsid w:val="00DD0BA3"/>
    <w:rsid w:val="00DD0F15"/>
    <w:rsid w:val="00DD121B"/>
    <w:rsid w:val="00DD1327"/>
    <w:rsid w:val="00DD1547"/>
    <w:rsid w:val="00DD1E83"/>
    <w:rsid w:val="00DD202B"/>
    <w:rsid w:val="00DD22A2"/>
    <w:rsid w:val="00DD24D1"/>
    <w:rsid w:val="00DD27C0"/>
    <w:rsid w:val="00DD2824"/>
    <w:rsid w:val="00DD28AC"/>
    <w:rsid w:val="00DD29FB"/>
    <w:rsid w:val="00DD3381"/>
    <w:rsid w:val="00DD3481"/>
    <w:rsid w:val="00DD37EA"/>
    <w:rsid w:val="00DD3A93"/>
    <w:rsid w:val="00DD3C32"/>
    <w:rsid w:val="00DD3F7D"/>
    <w:rsid w:val="00DD421C"/>
    <w:rsid w:val="00DD45BD"/>
    <w:rsid w:val="00DD45D8"/>
    <w:rsid w:val="00DD4776"/>
    <w:rsid w:val="00DD4D5A"/>
    <w:rsid w:val="00DD5262"/>
    <w:rsid w:val="00DD5312"/>
    <w:rsid w:val="00DD53D5"/>
    <w:rsid w:val="00DD5868"/>
    <w:rsid w:val="00DD59F1"/>
    <w:rsid w:val="00DD5D30"/>
    <w:rsid w:val="00DD5FA2"/>
    <w:rsid w:val="00DD60DC"/>
    <w:rsid w:val="00DD627F"/>
    <w:rsid w:val="00DD6475"/>
    <w:rsid w:val="00DD6F37"/>
    <w:rsid w:val="00DD7265"/>
    <w:rsid w:val="00DD7CEA"/>
    <w:rsid w:val="00DD7E84"/>
    <w:rsid w:val="00DD7EC3"/>
    <w:rsid w:val="00DE0080"/>
    <w:rsid w:val="00DE00E4"/>
    <w:rsid w:val="00DE0213"/>
    <w:rsid w:val="00DE02F2"/>
    <w:rsid w:val="00DE03CD"/>
    <w:rsid w:val="00DE070B"/>
    <w:rsid w:val="00DE08AE"/>
    <w:rsid w:val="00DE0A73"/>
    <w:rsid w:val="00DE13D3"/>
    <w:rsid w:val="00DE146B"/>
    <w:rsid w:val="00DE15D2"/>
    <w:rsid w:val="00DE15DF"/>
    <w:rsid w:val="00DE185C"/>
    <w:rsid w:val="00DE1876"/>
    <w:rsid w:val="00DE18A0"/>
    <w:rsid w:val="00DE1B58"/>
    <w:rsid w:val="00DE1B77"/>
    <w:rsid w:val="00DE1B94"/>
    <w:rsid w:val="00DE1F52"/>
    <w:rsid w:val="00DE2157"/>
    <w:rsid w:val="00DE23F9"/>
    <w:rsid w:val="00DE2445"/>
    <w:rsid w:val="00DE262C"/>
    <w:rsid w:val="00DE2842"/>
    <w:rsid w:val="00DE288C"/>
    <w:rsid w:val="00DE2E4D"/>
    <w:rsid w:val="00DE31EE"/>
    <w:rsid w:val="00DE33ED"/>
    <w:rsid w:val="00DE3664"/>
    <w:rsid w:val="00DE379F"/>
    <w:rsid w:val="00DE3946"/>
    <w:rsid w:val="00DE3C2A"/>
    <w:rsid w:val="00DE3C7E"/>
    <w:rsid w:val="00DE3D19"/>
    <w:rsid w:val="00DE3D65"/>
    <w:rsid w:val="00DE3FA7"/>
    <w:rsid w:val="00DE4066"/>
    <w:rsid w:val="00DE42E1"/>
    <w:rsid w:val="00DE432F"/>
    <w:rsid w:val="00DE4461"/>
    <w:rsid w:val="00DE49A4"/>
    <w:rsid w:val="00DE4B09"/>
    <w:rsid w:val="00DE52EF"/>
    <w:rsid w:val="00DE564F"/>
    <w:rsid w:val="00DE58A9"/>
    <w:rsid w:val="00DE5B92"/>
    <w:rsid w:val="00DE5CB4"/>
    <w:rsid w:val="00DE5EF2"/>
    <w:rsid w:val="00DE6524"/>
    <w:rsid w:val="00DE6865"/>
    <w:rsid w:val="00DE69A4"/>
    <w:rsid w:val="00DE6B22"/>
    <w:rsid w:val="00DE6B95"/>
    <w:rsid w:val="00DE6D7F"/>
    <w:rsid w:val="00DE71EE"/>
    <w:rsid w:val="00DE7318"/>
    <w:rsid w:val="00DE76DC"/>
    <w:rsid w:val="00DF01E8"/>
    <w:rsid w:val="00DF02D4"/>
    <w:rsid w:val="00DF0318"/>
    <w:rsid w:val="00DF071B"/>
    <w:rsid w:val="00DF072A"/>
    <w:rsid w:val="00DF0841"/>
    <w:rsid w:val="00DF0A69"/>
    <w:rsid w:val="00DF10AB"/>
    <w:rsid w:val="00DF1100"/>
    <w:rsid w:val="00DF1170"/>
    <w:rsid w:val="00DF11A6"/>
    <w:rsid w:val="00DF12D3"/>
    <w:rsid w:val="00DF175F"/>
    <w:rsid w:val="00DF1761"/>
    <w:rsid w:val="00DF21C7"/>
    <w:rsid w:val="00DF2266"/>
    <w:rsid w:val="00DF2635"/>
    <w:rsid w:val="00DF29F9"/>
    <w:rsid w:val="00DF2E90"/>
    <w:rsid w:val="00DF3393"/>
    <w:rsid w:val="00DF43DD"/>
    <w:rsid w:val="00DF47EE"/>
    <w:rsid w:val="00DF4A2F"/>
    <w:rsid w:val="00DF4CD8"/>
    <w:rsid w:val="00DF4D41"/>
    <w:rsid w:val="00DF5442"/>
    <w:rsid w:val="00DF5445"/>
    <w:rsid w:val="00DF5723"/>
    <w:rsid w:val="00DF5A45"/>
    <w:rsid w:val="00DF5B20"/>
    <w:rsid w:val="00DF5C00"/>
    <w:rsid w:val="00DF6270"/>
    <w:rsid w:val="00DF6513"/>
    <w:rsid w:val="00DF669E"/>
    <w:rsid w:val="00DF6988"/>
    <w:rsid w:val="00DF70D3"/>
    <w:rsid w:val="00DF73CF"/>
    <w:rsid w:val="00DF745A"/>
    <w:rsid w:val="00DF75AB"/>
    <w:rsid w:val="00DF760F"/>
    <w:rsid w:val="00DF7687"/>
    <w:rsid w:val="00DF7AD7"/>
    <w:rsid w:val="00DF7D81"/>
    <w:rsid w:val="00DF7D9B"/>
    <w:rsid w:val="00E0032B"/>
    <w:rsid w:val="00E0041E"/>
    <w:rsid w:val="00E00860"/>
    <w:rsid w:val="00E00CF1"/>
    <w:rsid w:val="00E00D5F"/>
    <w:rsid w:val="00E00F4B"/>
    <w:rsid w:val="00E012A3"/>
    <w:rsid w:val="00E01463"/>
    <w:rsid w:val="00E015C0"/>
    <w:rsid w:val="00E0185D"/>
    <w:rsid w:val="00E01893"/>
    <w:rsid w:val="00E018BD"/>
    <w:rsid w:val="00E01AEF"/>
    <w:rsid w:val="00E01D81"/>
    <w:rsid w:val="00E01EB6"/>
    <w:rsid w:val="00E02030"/>
    <w:rsid w:val="00E021A9"/>
    <w:rsid w:val="00E022AC"/>
    <w:rsid w:val="00E0230B"/>
    <w:rsid w:val="00E02394"/>
    <w:rsid w:val="00E0246F"/>
    <w:rsid w:val="00E02B90"/>
    <w:rsid w:val="00E02C43"/>
    <w:rsid w:val="00E0312A"/>
    <w:rsid w:val="00E0330F"/>
    <w:rsid w:val="00E03403"/>
    <w:rsid w:val="00E03566"/>
    <w:rsid w:val="00E03583"/>
    <w:rsid w:val="00E0369B"/>
    <w:rsid w:val="00E03B9F"/>
    <w:rsid w:val="00E03FDE"/>
    <w:rsid w:val="00E04048"/>
    <w:rsid w:val="00E041C0"/>
    <w:rsid w:val="00E0423E"/>
    <w:rsid w:val="00E04351"/>
    <w:rsid w:val="00E043B5"/>
    <w:rsid w:val="00E046C2"/>
    <w:rsid w:val="00E04B76"/>
    <w:rsid w:val="00E051C1"/>
    <w:rsid w:val="00E0539A"/>
    <w:rsid w:val="00E05614"/>
    <w:rsid w:val="00E05B0B"/>
    <w:rsid w:val="00E06256"/>
    <w:rsid w:val="00E0677C"/>
    <w:rsid w:val="00E06A4F"/>
    <w:rsid w:val="00E06DB6"/>
    <w:rsid w:val="00E078E1"/>
    <w:rsid w:val="00E07AF4"/>
    <w:rsid w:val="00E07D92"/>
    <w:rsid w:val="00E10002"/>
    <w:rsid w:val="00E109D5"/>
    <w:rsid w:val="00E10FDB"/>
    <w:rsid w:val="00E112D8"/>
    <w:rsid w:val="00E11535"/>
    <w:rsid w:val="00E1156D"/>
    <w:rsid w:val="00E115BB"/>
    <w:rsid w:val="00E116E9"/>
    <w:rsid w:val="00E117BF"/>
    <w:rsid w:val="00E119E3"/>
    <w:rsid w:val="00E122CC"/>
    <w:rsid w:val="00E12A58"/>
    <w:rsid w:val="00E12F69"/>
    <w:rsid w:val="00E12F8A"/>
    <w:rsid w:val="00E1321A"/>
    <w:rsid w:val="00E132EB"/>
    <w:rsid w:val="00E13356"/>
    <w:rsid w:val="00E133D6"/>
    <w:rsid w:val="00E1348A"/>
    <w:rsid w:val="00E136EB"/>
    <w:rsid w:val="00E13E40"/>
    <w:rsid w:val="00E1404A"/>
    <w:rsid w:val="00E141D2"/>
    <w:rsid w:val="00E142E5"/>
    <w:rsid w:val="00E14305"/>
    <w:rsid w:val="00E1450B"/>
    <w:rsid w:val="00E146F3"/>
    <w:rsid w:val="00E14AB0"/>
    <w:rsid w:val="00E14B57"/>
    <w:rsid w:val="00E14F74"/>
    <w:rsid w:val="00E152CC"/>
    <w:rsid w:val="00E1562E"/>
    <w:rsid w:val="00E15760"/>
    <w:rsid w:val="00E15BAE"/>
    <w:rsid w:val="00E16124"/>
    <w:rsid w:val="00E1659A"/>
    <w:rsid w:val="00E16663"/>
    <w:rsid w:val="00E1676C"/>
    <w:rsid w:val="00E167E0"/>
    <w:rsid w:val="00E1695E"/>
    <w:rsid w:val="00E16BB3"/>
    <w:rsid w:val="00E17149"/>
    <w:rsid w:val="00E1752D"/>
    <w:rsid w:val="00E17BF9"/>
    <w:rsid w:val="00E20117"/>
    <w:rsid w:val="00E20147"/>
    <w:rsid w:val="00E2017F"/>
    <w:rsid w:val="00E20255"/>
    <w:rsid w:val="00E204A9"/>
    <w:rsid w:val="00E20886"/>
    <w:rsid w:val="00E20A21"/>
    <w:rsid w:val="00E20ABE"/>
    <w:rsid w:val="00E210C1"/>
    <w:rsid w:val="00E21570"/>
    <w:rsid w:val="00E21771"/>
    <w:rsid w:val="00E21850"/>
    <w:rsid w:val="00E2198A"/>
    <w:rsid w:val="00E21A17"/>
    <w:rsid w:val="00E21EE7"/>
    <w:rsid w:val="00E22403"/>
    <w:rsid w:val="00E2243E"/>
    <w:rsid w:val="00E2274C"/>
    <w:rsid w:val="00E22750"/>
    <w:rsid w:val="00E22905"/>
    <w:rsid w:val="00E22A24"/>
    <w:rsid w:val="00E22A63"/>
    <w:rsid w:val="00E22B14"/>
    <w:rsid w:val="00E22B2C"/>
    <w:rsid w:val="00E22CE9"/>
    <w:rsid w:val="00E2328B"/>
    <w:rsid w:val="00E233CE"/>
    <w:rsid w:val="00E23770"/>
    <w:rsid w:val="00E238E2"/>
    <w:rsid w:val="00E239DC"/>
    <w:rsid w:val="00E23A3A"/>
    <w:rsid w:val="00E23AE7"/>
    <w:rsid w:val="00E24025"/>
    <w:rsid w:val="00E241D9"/>
    <w:rsid w:val="00E2444D"/>
    <w:rsid w:val="00E247C3"/>
    <w:rsid w:val="00E24870"/>
    <w:rsid w:val="00E248BA"/>
    <w:rsid w:val="00E24C7A"/>
    <w:rsid w:val="00E250E7"/>
    <w:rsid w:val="00E2529F"/>
    <w:rsid w:val="00E25304"/>
    <w:rsid w:val="00E25DA6"/>
    <w:rsid w:val="00E25FB2"/>
    <w:rsid w:val="00E26347"/>
    <w:rsid w:val="00E263FC"/>
    <w:rsid w:val="00E266E2"/>
    <w:rsid w:val="00E26B5F"/>
    <w:rsid w:val="00E26D61"/>
    <w:rsid w:val="00E26E6B"/>
    <w:rsid w:val="00E273E4"/>
    <w:rsid w:val="00E27553"/>
    <w:rsid w:val="00E27798"/>
    <w:rsid w:val="00E277F0"/>
    <w:rsid w:val="00E27C62"/>
    <w:rsid w:val="00E27CDA"/>
    <w:rsid w:val="00E27E0C"/>
    <w:rsid w:val="00E300C9"/>
    <w:rsid w:val="00E306D3"/>
    <w:rsid w:val="00E309C7"/>
    <w:rsid w:val="00E31308"/>
    <w:rsid w:val="00E31431"/>
    <w:rsid w:val="00E3181D"/>
    <w:rsid w:val="00E31913"/>
    <w:rsid w:val="00E31BDE"/>
    <w:rsid w:val="00E31FE7"/>
    <w:rsid w:val="00E32175"/>
    <w:rsid w:val="00E32832"/>
    <w:rsid w:val="00E32852"/>
    <w:rsid w:val="00E32DAF"/>
    <w:rsid w:val="00E32E0F"/>
    <w:rsid w:val="00E33158"/>
    <w:rsid w:val="00E3355A"/>
    <w:rsid w:val="00E33BB0"/>
    <w:rsid w:val="00E33F32"/>
    <w:rsid w:val="00E340F1"/>
    <w:rsid w:val="00E341EE"/>
    <w:rsid w:val="00E34715"/>
    <w:rsid w:val="00E34912"/>
    <w:rsid w:val="00E3584D"/>
    <w:rsid w:val="00E359A3"/>
    <w:rsid w:val="00E359EF"/>
    <w:rsid w:val="00E35EA4"/>
    <w:rsid w:val="00E3613D"/>
    <w:rsid w:val="00E3623F"/>
    <w:rsid w:val="00E36B36"/>
    <w:rsid w:val="00E36F2D"/>
    <w:rsid w:val="00E37310"/>
    <w:rsid w:val="00E37401"/>
    <w:rsid w:val="00E37C8F"/>
    <w:rsid w:val="00E40141"/>
    <w:rsid w:val="00E40287"/>
    <w:rsid w:val="00E40448"/>
    <w:rsid w:val="00E40D6A"/>
    <w:rsid w:val="00E4130F"/>
    <w:rsid w:val="00E414AA"/>
    <w:rsid w:val="00E41811"/>
    <w:rsid w:val="00E41D25"/>
    <w:rsid w:val="00E42177"/>
    <w:rsid w:val="00E422B8"/>
    <w:rsid w:val="00E423E3"/>
    <w:rsid w:val="00E4254B"/>
    <w:rsid w:val="00E42BF5"/>
    <w:rsid w:val="00E430DA"/>
    <w:rsid w:val="00E431C8"/>
    <w:rsid w:val="00E431EA"/>
    <w:rsid w:val="00E43454"/>
    <w:rsid w:val="00E435EF"/>
    <w:rsid w:val="00E43842"/>
    <w:rsid w:val="00E439FD"/>
    <w:rsid w:val="00E43A18"/>
    <w:rsid w:val="00E43E45"/>
    <w:rsid w:val="00E44083"/>
    <w:rsid w:val="00E442C7"/>
    <w:rsid w:val="00E445A0"/>
    <w:rsid w:val="00E4476A"/>
    <w:rsid w:val="00E4477B"/>
    <w:rsid w:val="00E45282"/>
    <w:rsid w:val="00E45322"/>
    <w:rsid w:val="00E4593F"/>
    <w:rsid w:val="00E45A8F"/>
    <w:rsid w:val="00E45DEE"/>
    <w:rsid w:val="00E45FC6"/>
    <w:rsid w:val="00E46946"/>
    <w:rsid w:val="00E46B55"/>
    <w:rsid w:val="00E46CA1"/>
    <w:rsid w:val="00E46D69"/>
    <w:rsid w:val="00E47035"/>
    <w:rsid w:val="00E474B1"/>
    <w:rsid w:val="00E4761E"/>
    <w:rsid w:val="00E476B4"/>
    <w:rsid w:val="00E479AA"/>
    <w:rsid w:val="00E479DC"/>
    <w:rsid w:val="00E47B51"/>
    <w:rsid w:val="00E47CEC"/>
    <w:rsid w:val="00E47DD7"/>
    <w:rsid w:val="00E50605"/>
    <w:rsid w:val="00E50780"/>
    <w:rsid w:val="00E51013"/>
    <w:rsid w:val="00E51042"/>
    <w:rsid w:val="00E51A52"/>
    <w:rsid w:val="00E51BE4"/>
    <w:rsid w:val="00E51EAE"/>
    <w:rsid w:val="00E5270A"/>
    <w:rsid w:val="00E527B2"/>
    <w:rsid w:val="00E527F9"/>
    <w:rsid w:val="00E529A0"/>
    <w:rsid w:val="00E52AE4"/>
    <w:rsid w:val="00E52B57"/>
    <w:rsid w:val="00E53451"/>
    <w:rsid w:val="00E5388E"/>
    <w:rsid w:val="00E53A62"/>
    <w:rsid w:val="00E53B01"/>
    <w:rsid w:val="00E53BE1"/>
    <w:rsid w:val="00E53C17"/>
    <w:rsid w:val="00E53EFD"/>
    <w:rsid w:val="00E541DD"/>
    <w:rsid w:val="00E541F9"/>
    <w:rsid w:val="00E542AE"/>
    <w:rsid w:val="00E5441F"/>
    <w:rsid w:val="00E5463A"/>
    <w:rsid w:val="00E546A1"/>
    <w:rsid w:val="00E548B8"/>
    <w:rsid w:val="00E54CBE"/>
    <w:rsid w:val="00E54D7D"/>
    <w:rsid w:val="00E55426"/>
    <w:rsid w:val="00E55505"/>
    <w:rsid w:val="00E556D5"/>
    <w:rsid w:val="00E55917"/>
    <w:rsid w:val="00E55F43"/>
    <w:rsid w:val="00E56602"/>
    <w:rsid w:val="00E56633"/>
    <w:rsid w:val="00E5699C"/>
    <w:rsid w:val="00E56CD8"/>
    <w:rsid w:val="00E56F9E"/>
    <w:rsid w:val="00E57211"/>
    <w:rsid w:val="00E57472"/>
    <w:rsid w:val="00E576DF"/>
    <w:rsid w:val="00E577BB"/>
    <w:rsid w:val="00E57889"/>
    <w:rsid w:val="00E57AD5"/>
    <w:rsid w:val="00E57B17"/>
    <w:rsid w:val="00E6002E"/>
    <w:rsid w:val="00E600B8"/>
    <w:rsid w:val="00E60584"/>
    <w:rsid w:val="00E60650"/>
    <w:rsid w:val="00E607A1"/>
    <w:rsid w:val="00E60BBA"/>
    <w:rsid w:val="00E61268"/>
    <w:rsid w:val="00E616C9"/>
    <w:rsid w:val="00E62053"/>
    <w:rsid w:val="00E621E7"/>
    <w:rsid w:val="00E627A2"/>
    <w:rsid w:val="00E62A07"/>
    <w:rsid w:val="00E62BA3"/>
    <w:rsid w:val="00E62BCB"/>
    <w:rsid w:val="00E62E2A"/>
    <w:rsid w:val="00E63079"/>
    <w:rsid w:val="00E630BA"/>
    <w:rsid w:val="00E638CD"/>
    <w:rsid w:val="00E63BB0"/>
    <w:rsid w:val="00E63E84"/>
    <w:rsid w:val="00E63F90"/>
    <w:rsid w:val="00E643AF"/>
    <w:rsid w:val="00E643CB"/>
    <w:rsid w:val="00E64763"/>
    <w:rsid w:val="00E6490E"/>
    <w:rsid w:val="00E64DB7"/>
    <w:rsid w:val="00E6501B"/>
    <w:rsid w:val="00E6518C"/>
    <w:rsid w:val="00E65426"/>
    <w:rsid w:val="00E66605"/>
    <w:rsid w:val="00E66BBE"/>
    <w:rsid w:val="00E66C40"/>
    <w:rsid w:val="00E66EFE"/>
    <w:rsid w:val="00E670F7"/>
    <w:rsid w:val="00E677F8"/>
    <w:rsid w:val="00E678C6"/>
    <w:rsid w:val="00E67987"/>
    <w:rsid w:val="00E67BD3"/>
    <w:rsid w:val="00E67D06"/>
    <w:rsid w:val="00E700C3"/>
    <w:rsid w:val="00E703F8"/>
    <w:rsid w:val="00E70A25"/>
    <w:rsid w:val="00E70B4C"/>
    <w:rsid w:val="00E70DC6"/>
    <w:rsid w:val="00E710C1"/>
    <w:rsid w:val="00E713A2"/>
    <w:rsid w:val="00E7148D"/>
    <w:rsid w:val="00E716C0"/>
    <w:rsid w:val="00E719E4"/>
    <w:rsid w:val="00E71C04"/>
    <w:rsid w:val="00E72504"/>
    <w:rsid w:val="00E72576"/>
    <w:rsid w:val="00E72615"/>
    <w:rsid w:val="00E7289D"/>
    <w:rsid w:val="00E728B5"/>
    <w:rsid w:val="00E72B2E"/>
    <w:rsid w:val="00E72DE5"/>
    <w:rsid w:val="00E72F78"/>
    <w:rsid w:val="00E730C1"/>
    <w:rsid w:val="00E73246"/>
    <w:rsid w:val="00E733CE"/>
    <w:rsid w:val="00E7397C"/>
    <w:rsid w:val="00E739E9"/>
    <w:rsid w:val="00E73D51"/>
    <w:rsid w:val="00E73E48"/>
    <w:rsid w:val="00E73ECB"/>
    <w:rsid w:val="00E74260"/>
    <w:rsid w:val="00E744F2"/>
    <w:rsid w:val="00E74502"/>
    <w:rsid w:val="00E745FA"/>
    <w:rsid w:val="00E7479A"/>
    <w:rsid w:val="00E748F7"/>
    <w:rsid w:val="00E749C2"/>
    <w:rsid w:val="00E74D47"/>
    <w:rsid w:val="00E75260"/>
    <w:rsid w:val="00E754FC"/>
    <w:rsid w:val="00E75754"/>
    <w:rsid w:val="00E7585B"/>
    <w:rsid w:val="00E75CAA"/>
    <w:rsid w:val="00E76528"/>
    <w:rsid w:val="00E76566"/>
    <w:rsid w:val="00E76CFA"/>
    <w:rsid w:val="00E76D8F"/>
    <w:rsid w:val="00E76EF5"/>
    <w:rsid w:val="00E77090"/>
    <w:rsid w:val="00E770C1"/>
    <w:rsid w:val="00E776DC"/>
    <w:rsid w:val="00E77842"/>
    <w:rsid w:val="00E77921"/>
    <w:rsid w:val="00E779A0"/>
    <w:rsid w:val="00E779DB"/>
    <w:rsid w:val="00E77D3E"/>
    <w:rsid w:val="00E77E98"/>
    <w:rsid w:val="00E801D8"/>
    <w:rsid w:val="00E80536"/>
    <w:rsid w:val="00E80D3C"/>
    <w:rsid w:val="00E80D68"/>
    <w:rsid w:val="00E81086"/>
    <w:rsid w:val="00E811A3"/>
    <w:rsid w:val="00E8127D"/>
    <w:rsid w:val="00E81AF0"/>
    <w:rsid w:val="00E81B6B"/>
    <w:rsid w:val="00E81BEA"/>
    <w:rsid w:val="00E81E1C"/>
    <w:rsid w:val="00E81FA8"/>
    <w:rsid w:val="00E82525"/>
    <w:rsid w:val="00E826D2"/>
    <w:rsid w:val="00E82948"/>
    <w:rsid w:val="00E82A09"/>
    <w:rsid w:val="00E82DE8"/>
    <w:rsid w:val="00E8326A"/>
    <w:rsid w:val="00E83285"/>
    <w:rsid w:val="00E8363F"/>
    <w:rsid w:val="00E83708"/>
    <w:rsid w:val="00E8373B"/>
    <w:rsid w:val="00E838EF"/>
    <w:rsid w:val="00E83980"/>
    <w:rsid w:val="00E83C5E"/>
    <w:rsid w:val="00E83D96"/>
    <w:rsid w:val="00E8427E"/>
    <w:rsid w:val="00E84461"/>
    <w:rsid w:val="00E8447C"/>
    <w:rsid w:val="00E84B8E"/>
    <w:rsid w:val="00E85507"/>
    <w:rsid w:val="00E857A2"/>
    <w:rsid w:val="00E86122"/>
    <w:rsid w:val="00E8613A"/>
    <w:rsid w:val="00E86767"/>
    <w:rsid w:val="00E8690B"/>
    <w:rsid w:val="00E86F2A"/>
    <w:rsid w:val="00E872EC"/>
    <w:rsid w:val="00E875B7"/>
    <w:rsid w:val="00E8799E"/>
    <w:rsid w:val="00E87B4E"/>
    <w:rsid w:val="00E87BC0"/>
    <w:rsid w:val="00E87CC5"/>
    <w:rsid w:val="00E87D94"/>
    <w:rsid w:val="00E90068"/>
    <w:rsid w:val="00E9048E"/>
    <w:rsid w:val="00E90B39"/>
    <w:rsid w:val="00E90DA6"/>
    <w:rsid w:val="00E90F32"/>
    <w:rsid w:val="00E90F3A"/>
    <w:rsid w:val="00E91099"/>
    <w:rsid w:val="00E911F0"/>
    <w:rsid w:val="00E9136D"/>
    <w:rsid w:val="00E913D2"/>
    <w:rsid w:val="00E91414"/>
    <w:rsid w:val="00E91674"/>
    <w:rsid w:val="00E917AE"/>
    <w:rsid w:val="00E91A73"/>
    <w:rsid w:val="00E924AB"/>
    <w:rsid w:val="00E9278D"/>
    <w:rsid w:val="00E927D4"/>
    <w:rsid w:val="00E92C30"/>
    <w:rsid w:val="00E92DA3"/>
    <w:rsid w:val="00E93268"/>
    <w:rsid w:val="00E9370D"/>
    <w:rsid w:val="00E93972"/>
    <w:rsid w:val="00E93ADF"/>
    <w:rsid w:val="00E93B51"/>
    <w:rsid w:val="00E93C3A"/>
    <w:rsid w:val="00E93C53"/>
    <w:rsid w:val="00E94394"/>
    <w:rsid w:val="00E943FF"/>
    <w:rsid w:val="00E946B6"/>
    <w:rsid w:val="00E947FD"/>
    <w:rsid w:val="00E94949"/>
    <w:rsid w:val="00E94F92"/>
    <w:rsid w:val="00E955DF"/>
    <w:rsid w:val="00E957DF"/>
    <w:rsid w:val="00E95912"/>
    <w:rsid w:val="00E9597F"/>
    <w:rsid w:val="00E95A22"/>
    <w:rsid w:val="00E95A56"/>
    <w:rsid w:val="00E95BE4"/>
    <w:rsid w:val="00E95C87"/>
    <w:rsid w:val="00E95FDC"/>
    <w:rsid w:val="00E96582"/>
    <w:rsid w:val="00E96C97"/>
    <w:rsid w:val="00E96E58"/>
    <w:rsid w:val="00E96F9F"/>
    <w:rsid w:val="00E9710E"/>
    <w:rsid w:val="00E9712B"/>
    <w:rsid w:val="00E97189"/>
    <w:rsid w:val="00E97634"/>
    <w:rsid w:val="00E97AED"/>
    <w:rsid w:val="00EA018C"/>
    <w:rsid w:val="00EA04E7"/>
    <w:rsid w:val="00EA0570"/>
    <w:rsid w:val="00EA07B2"/>
    <w:rsid w:val="00EA096D"/>
    <w:rsid w:val="00EA10B8"/>
    <w:rsid w:val="00EA111E"/>
    <w:rsid w:val="00EA134B"/>
    <w:rsid w:val="00EA1351"/>
    <w:rsid w:val="00EA1789"/>
    <w:rsid w:val="00EA1FC1"/>
    <w:rsid w:val="00EA2A1B"/>
    <w:rsid w:val="00EA2A62"/>
    <w:rsid w:val="00EA2CFB"/>
    <w:rsid w:val="00EA2F9C"/>
    <w:rsid w:val="00EA322B"/>
    <w:rsid w:val="00EA3236"/>
    <w:rsid w:val="00EA347C"/>
    <w:rsid w:val="00EA34F4"/>
    <w:rsid w:val="00EA364D"/>
    <w:rsid w:val="00EA3651"/>
    <w:rsid w:val="00EA37E1"/>
    <w:rsid w:val="00EA3DE5"/>
    <w:rsid w:val="00EA45E5"/>
    <w:rsid w:val="00EA4B28"/>
    <w:rsid w:val="00EA4D65"/>
    <w:rsid w:val="00EA4F3D"/>
    <w:rsid w:val="00EA5095"/>
    <w:rsid w:val="00EA5629"/>
    <w:rsid w:val="00EA589E"/>
    <w:rsid w:val="00EA5A85"/>
    <w:rsid w:val="00EA5F19"/>
    <w:rsid w:val="00EA6393"/>
    <w:rsid w:val="00EA640C"/>
    <w:rsid w:val="00EA65D0"/>
    <w:rsid w:val="00EA6656"/>
    <w:rsid w:val="00EA6DF0"/>
    <w:rsid w:val="00EA72D4"/>
    <w:rsid w:val="00EB0042"/>
    <w:rsid w:val="00EB04E1"/>
    <w:rsid w:val="00EB04F3"/>
    <w:rsid w:val="00EB056F"/>
    <w:rsid w:val="00EB0875"/>
    <w:rsid w:val="00EB0ADE"/>
    <w:rsid w:val="00EB0CD3"/>
    <w:rsid w:val="00EB1729"/>
    <w:rsid w:val="00EB178F"/>
    <w:rsid w:val="00EB1A69"/>
    <w:rsid w:val="00EB1AB4"/>
    <w:rsid w:val="00EB1ADC"/>
    <w:rsid w:val="00EB1B59"/>
    <w:rsid w:val="00EB2150"/>
    <w:rsid w:val="00EB22DC"/>
    <w:rsid w:val="00EB2B81"/>
    <w:rsid w:val="00EB2C80"/>
    <w:rsid w:val="00EB2DE2"/>
    <w:rsid w:val="00EB3020"/>
    <w:rsid w:val="00EB306D"/>
    <w:rsid w:val="00EB30BB"/>
    <w:rsid w:val="00EB38B4"/>
    <w:rsid w:val="00EB393C"/>
    <w:rsid w:val="00EB3DC3"/>
    <w:rsid w:val="00EB4043"/>
    <w:rsid w:val="00EB4294"/>
    <w:rsid w:val="00EB4654"/>
    <w:rsid w:val="00EB472E"/>
    <w:rsid w:val="00EB50B5"/>
    <w:rsid w:val="00EB54F5"/>
    <w:rsid w:val="00EB5934"/>
    <w:rsid w:val="00EB5E52"/>
    <w:rsid w:val="00EB5F71"/>
    <w:rsid w:val="00EB5F7D"/>
    <w:rsid w:val="00EB688B"/>
    <w:rsid w:val="00EB68A6"/>
    <w:rsid w:val="00EB68F3"/>
    <w:rsid w:val="00EB6D64"/>
    <w:rsid w:val="00EB71D1"/>
    <w:rsid w:val="00EB725D"/>
    <w:rsid w:val="00EB73FF"/>
    <w:rsid w:val="00EB7A28"/>
    <w:rsid w:val="00EB7C45"/>
    <w:rsid w:val="00EC0649"/>
    <w:rsid w:val="00EC07D8"/>
    <w:rsid w:val="00EC0848"/>
    <w:rsid w:val="00EC08B2"/>
    <w:rsid w:val="00EC0CFE"/>
    <w:rsid w:val="00EC0FBB"/>
    <w:rsid w:val="00EC103C"/>
    <w:rsid w:val="00EC12D8"/>
    <w:rsid w:val="00EC18C9"/>
    <w:rsid w:val="00EC19A6"/>
    <w:rsid w:val="00EC231D"/>
    <w:rsid w:val="00EC24D7"/>
    <w:rsid w:val="00EC27D9"/>
    <w:rsid w:val="00EC3010"/>
    <w:rsid w:val="00EC35CC"/>
    <w:rsid w:val="00EC37FB"/>
    <w:rsid w:val="00EC3955"/>
    <w:rsid w:val="00EC3EC0"/>
    <w:rsid w:val="00EC450D"/>
    <w:rsid w:val="00EC4512"/>
    <w:rsid w:val="00EC45F0"/>
    <w:rsid w:val="00EC4703"/>
    <w:rsid w:val="00EC567D"/>
    <w:rsid w:val="00EC58E8"/>
    <w:rsid w:val="00EC5A1D"/>
    <w:rsid w:val="00EC5C36"/>
    <w:rsid w:val="00EC6016"/>
    <w:rsid w:val="00EC6056"/>
    <w:rsid w:val="00EC6219"/>
    <w:rsid w:val="00EC6269"/>
    <w:rsid w:val="00EC63E7"/>
    <w:rsid w:val="00EC6A9A"/>
    <w:rsid w:val="00EC6E3C"/>
    <w:rsid w:val="00EC6F11"/>
    <w:rsid w:val="00EC753B"/>
    <w:rsid w:val="00EC7549"/>
    <w:rsid w:val="00EC76A1"/>
    <w:rsid w:val="00EC7A54"/>
    <w:rsid w:val="00EC7AF1"/>
    <w:rsid w:val="00EC7B3D"/>
    <w:rsid w:val="00EC7C54"/>
    <w:rsid w:val="00EC7CB6"/>
    <w:rsid w:val="00EC7E11"/>
    <w:rsid w:val="00EC7E52"/>
    <w:rsid w:val="00ED1551"/>
    <w:rsid w:val="00ED1557"/>
    <w:rsid w:val="00ED1B3C"/>
    <w:rsid w:val="00ED1BD5"/>
    <w:rsid w:val="00ED1DCF"/>
    <w:rsid w:val="00ED1EEF"/>
    <w:rsid w:val="00ED1FD6"/>
    <w:rsid w:val="00ED228F"/>
    <w:rsid w:val="00ED2439"/>
    <w:rsid w:val="00ED2530"/>
    <w:rsid w:val="00ED291F"/>
    <w:rsid w:val="00ED2F50"/>
    <w:rsid w:val="00ED2F88"/>
    <w:rsid w:val="00ED3456"/>
    <w:rsid w:val="00ED3785"/>
    <w:rsid w:val="00ED385E"/>
    <w:rsid w:val="00ED3BB8"/>
    <w:rsid w:val="00ED3BF6"/>
    <w:rsid w:val="00ED4231"/>
    <w:rsid w:val="00ED456F"/>
    <w:rsid w:val="00ED4840"/>
    <w:rsid w:val="00ED4843"/>
    <w:rsid w:val="00ED48BB"/>
    <w:rsid w:val="00ED495B"/>
    <w:rsid w:val="00ED49C0"/>
    <w:rsid w:val="00ED4A8C"/>
    <w:rsid w:val="00ED4CEE"/>
    <w:rsid w:val="00ED5728"/>
    <w:rsid w:val="00ED5B52"/>
    <w:rsid w:val="00ED5D51"/>
    <w:rsid w:val="00ED5EDA"/>
    <w:rsid w:val="00ED624E"/>
    <w:rsid w:val="00ED6613"/>
    <w:rsid w:val="00ED6B10"/>
    <w:rsid w:val="00ED6B58"/>
    <w:rsid w:val="00ED70A8"/>
    <w:rsid w:val="00ED7227"/>
    <w:rsid w:val="00ED74BA"/>
    <w:rsid w:val="00ED7D53"/>
    <w:rsid w:val="00EE0543"/>
    <w:rsid w:val="00EE0EA7"/>
    <w:rsid w:val="00EE1029"/>
    <w:rsid w:val="00EE1234"/>
    <w:rsid w:val="00EE12C9"/>
    <w:rsid w:val="00EE172C"/>
    <w:rsid w:val="00EE1A59"/>
    <w:rsid w:val="00EE1CC0"/>
    <w:rsid w:val="00EE1CF0"/>
    <w:rsid w:val="00EE1EDF"/>
    <w:rsid w:val="00EE1F25"/>
    <w:rsid w:val="00EE22D0"/>
    <w:rsid w:val="00EE22E2"/>
    <w:rsid w:val="00EE2670"/>
    <w:rsid w:val="00EE2C0A"/>
    <w:rsid w:val="00EE30FF"/>
    <w:rsid w:val="00EE31D1"/>
    <w:rsid w:val="00EE3351"/>
    <w:rsid w:val="00EE3562"/>
    <w:rsid w:val="00EE37E6"/>
    <w:rsid w:val="00EE381D"/>
    <w:rsid w:val="00EE38B3"/>
    <w:rsid w:val="00EE390A"/>
    <w:rsid w:val="00EE39FB"/>
    <w:rsid w:val="00EE3B99"/>
    <w:rsid w:val="00EE3BC9"/>
    <w:rsid w:val="00EE3CF7"/>
    <w:rsid w:val="00EE3E6D"/>
    <w:rsid w:val="00EE3FCF"/>
    <w:rsid w:val="00EE4369"/>
    <w:rsid w:val="00EE436B"/>
    <w:rsid w:val="00EE4615"/>
    <w:rsid w:val="00EE492C"/>
    <w:rsid w:val="00EE4B1B"/>
    <w:rsid w:val="00EE4D8C"/>
    <w:rsid w:val="00EE4E26"/>
    <w:rsid w:val="00EE4ED7"/>
    <w:rsid w:val="00EE52EC"/>
    <w:rsid w:val="00EE52FD"/>
    <w:rsid w:val="00EE5DD0"/>
    <w:rsid w:val="00EE5E9B"/>
    <w:rsid w:val="00EE5F57"/>
    <w:rsid w:val="00EE5F86"/>
    <w:rsid w:val="00EE6005"/>
    <w:rsid w:val="00EE62AE"/>
    <w:rsid w:val="00EE65F0"/>
    <w:rsid w:val="00EE6F83"/>
    <w:rsid w:val="00EE73B9"/>
    <w:rsid w:val="00EE73DA"/>
    <w:rsid w:val="00EE74BE"/>
    <w:rsid w:val="00EE7C23"/>
    <w:rsid w:val="00EE7C51"/>
    <w:rsid w:val="00EE7CD8"/>
    <w:rsid w:val="00EE7FC6"/>
    <w:rsid w:val="00EF02F5"/>
    <w:rsid w:val="00EF0505"/>
    <w:rsid w:val="00EF06A6"/>
    <w:rsid w:val="00EF07A3"/>
    <w:rsid w:val="00EF08CD"/>
    <w:rsid w:val="00EF0A05"/>
    <w:rsid w:val="00EF0A10"/>
    <w:rsid w:val="00EF0DE5"/>
    <w:rsid w:val="00EF0ECC"/>
    <w:rsid w:val="00EF1265"/>
    <w:rsid w:val="00EF153D"/>
    <w:rsid w:val="00EF1751"/>
    <w:rsid w:val="00EF175B"/>
    <w:rsid w:val="00EF2264"/>
    <w:rsid w:val="00EF2279"/>
    <w:rsid w:val="00EF23A9"/>
    <w:rsid w:val="00EF2A18"/>
    <w:rsid w:val="00EF3585"/>
    <w:rsid w:val="00EF3BEE"/>
    <w:rsid w:val="00EF3C8C"/>
    <w:rsid w:val="00EF3F2A"/>
    <w:rsid w:val="00EF44E6"/>
    <w:rsid w:val="00EF45BF"/>
    <w:rsid w:val="00EF4680"/>
    <w:rsid w:val="00EF4B20"/>
    <w:rsid w:val="00EF4E20"/>
    <w:rsid w:val="00EF50D2"/>
    <w:rsid w:val="00EF530E"/>
    <w:rsid w:val="00EF5447"/>
    <w:rsid w:val="00EF5498"/>
    <w:rsid w:val="00EF54A7"/>
    <w:rsid w:val="00EF54D7"/>
    <w:rsid w:val="00EF55B1"/>
    <w:rsid w:val="00EF578A"/>
    <w:rsid w:val="00EF59BE"/>
    <w:rsid w:val="00EF5B59"/>
    <w:rsid w:val="00EF5DAB"/>
    <w:rsid w:val="00EF5F0D"/>
    <w:rsid w:val="00EF5FC6"/>
    <w:rsid w:val="00EF642B"/>
    <w:rsid w:val="00EF6526"/>
    <w:rsid w:val="00EF6834"/>
    <w:rsid w:val="00EF6DF2"/>
    <w:rsid w:val="00EF733D"/>
    <w:rsid w:val="00EF73BF"/>
    <w:rsid w:val="00EF766B"/>
    <w:rsid w:val="00EF78D9"/>
    <w:rsid w:val="00EF7969"/>
    <w:rsid w:val="00F005CF"/>
    <w:rsid w:val="00F00715"/>
    <w:rsid w:val="00F00AF1"/>
    <w:rsid w:val="00F00F5E"/>
    <w:rsid w:val="00F01154"/>
    <w:rsid w:val="00F01326"/>
    <w:rsid w:val="00F0146E"/>
    <w:rsid w:val="00F015C4"/>
    <w:rsid w:val="00F0180B"/>
    <w:rsid w:val="00F019F4"/>
    <w:rsid w:val="00F01E72"/>
    <w:rsid w:val="00F028E4"/>
    <w:rsid w:val="00F029B9"/>
    <w:rsid w:val="00F02B80"/>
    <w:rsid w:val="00F02BB2"/>
    <w:rsid w:val="00F02C7D"/>
    <w:rsid w:val="00F02DA4"/>
    <w:rsid w:val="00F02E3F"/>
    <w:rsid w:val="00F033EF"/>
    <w:rsid w:val="00F03402"/>
    <w:rsid w:val="00F03490"/>
    <w:rsid w:val="00F034C3"/>
    <w:rsid w:val="00F035AE"/>
    <w:rsid w:val="00F03866"/>
    <w:rsid w:val="00F038BD"/>
    <w:rsid w:val="00F03A0F"/>
    <w:rsid w:val="00F03A93"/>
    <w:rsid w:val="00F03D5D"/>
    <w:rsid w:val="00F03E8B"/>
    <w:rsid w:val="00F03EB0"/>
    <w:rsid w:val="00F03FEE"/>
    <w:rsid w:val="00F04168"/>
    <w:rsid w:val="00F0424B"/>
    <w:rsid w:val="00F04A5D"/>
    <w:rsid w:val="00F04A9E"/>
    <w:rsid w:val="00F04E72"/>
    <w:rsid w:val="00F0504C"/>
    <w:rsid w:val="00F05280"/>
    <w:rsid w:val="00F05628"/>
    <w:rsid w:val="00F056C1"/>
    <w:rsid w:val="00F0594F"/>
    <w:rsid w:val="00F05A3E"/>
    <w:rsid w:val="00F05B70"/>
    <w:rsid w:val="00F05BA4"/>
    <w:rsid w:val="00F05E32"/>
    <w:rsid w:val="00F061D5"/>
    <w:rsid w:val="00F062CC"/>
    <w:rsid w:val="00F062FB"/>
    <w:rsid w:val="00F0677E"/>
    <w:rsid w:val="00F06A09"/>
    <w:rsid w:val="00F06B40"/>
    <w:rsid w:val="00F06CD7"/>
    <w:rsid w:val="00F0700F"/>
    <w:rsid w:val="00F0760A"/>
    <w:rsid w:val="00F076CA"/>
    <w:rsid w:val="00F07704"/>
    <w:rsid w:val="00F07B47"/>
    <w:rsid w:val="00F07DAA"/>
    <w:rsid w:val="00F07E4B"/>
    <w:rsid w:val="00F1020A"/>
    <w:rsid w:val="00F1044F"/>
    <w:rsid w:val="00F104E7"/>
    <w:rsid w:val="00F1057F"/>
    <w:rsid w:val="00F105EA"/>
    <w:rsid w:val="00F10819"/>
    <w:rsid w:val="00F10936"/>
    <w:rsid w:val="00F109A8"/>
    <w:rsid w:val="00F10C63"/>
    <w:rsid w:val="00F10EE5"/>
    <w:rsid w:val="00F113D4"/>
    <w:rsid w:val="00F117A8"/>
    <w:rsid w:val="00F1186B"/>
    <w:rsid w:val="00F11964"/>
    <w:rsid w:val="00F11A14"/>
    <w:rsid w:val="00F12318"/>
    <w:rsid w:val="00F12460"/>
    <w:rsid w:val="00F126B8"/>
    <w:rsid w:val="00F127BD"/>
    <w:rsid w:val="00F129EC"/>
    <w:rsid w:val="00F12A3C"/>
    <w:rsid w:val="00F12AE3"/>
    <w:rsid w:val="00F13158"/>
    <w:rsid w:val="00F13917"/>
    <w:rsid w:val="00F13C42"/>
    <w:rsid w:val="00F13D96"/>
    <w:rsid w:val="00F13E70"/>
    <w:rsid w:val="00F14A5A"/>
    <w:rsid w:val="00F14CE6"/>
    <w:rsid w:val="00F14EFB"/>
    <w:rsid w:val="00F152AC"/>
    <w:rsid w:val="00F153F0"/>
    <w:rsid w:val="00F154A3"/>
    <w:rsid w:val="00F15AE0"/>
    <w:rsid w:val="00F15B2C"/>
    <w:rsid w:val="00F15E6E"/>
    <w:rsid w:val="00F15F97"/>
    <w:rsid w:val="00F1616D"/>
    <w:rsid w:val="00F163B8"/>
    <w:rsid w:val="00F16435"/>
    <w:rsid w:val="00F169D8"/>
    <w:rsid w:val="00F16B84"/>
    <w:rsid w:val="00F16D84"/>
    <w:rsid w:val="00F170C1"/>
    <w:rsid w:val="00F170FD"/>
    <w:rsid w:val="00F173A2"/>
    <w:rsid w:val="00F1754E"/>
    <w:rsid w:val="00F1786A"/>
    <w:rsid w:val="00F17F8C"/>
    <w:rsid w:val="00F20075"/>
    <w:rsid w:val="00F20126"/>
    <w:rsid w:val="00F2016F"/>
    <w:rsid w:val="00F20246"/>
    <w:rsid w:val="00F20288"/>
    <w:rsid w:val="00F208CC"/>
    <w:rsid w:val="00F209ED"/>
    <w:rsid w:val="00F20AC8"/>
    <w:rsid w:val="00F20BA5"/>
    <w:rsid w:val="00F20C04"/>
    <w:rsid w:val="00F20C07"/>
    <w:rsid w:val="00F20D4C"/>
    <w:rsid w:val="00F20E39"/>
    <w:rsid w:val="00F213DE"/>
    <w:rsid w:val="00F21953"/>
    <w:rsid w:val="00F21B87"/>
    <w:rsid w:val="00F22406"/>
    <w:rsid w:val="00F2246D"/>
    <w:rsid w:val="00F2252F"/>
    <w:rsid w:val="00F227B4"/>
    <w:rsid w:val="00F22882"/>
    <w:rsid w:val="00F22997"/>
    <w:rsid w:val="00F22C7E"/>
    <w:rsid w:val="00F22D3C"/>
    <w:rsid w:val="00F22D58"/>
    <w:rsid w:val="00F23068"/>
    <w:rsid w:val="00F23172"/>
    <w:rsid w:val="00F2334F"/>
    <w:rsid w:val="00F23353"/>
    <w:rsid w:val="00F23499"/>
    <w:rsid w:val="00F2389C"/>
    <w:rsid w:val="00F23D04"/>
    <w:rsid w:val="00F24292"/>
    <w:rsid w:val="00F2446F"/>
    <w:rsid w:val="00F248A5"/>
    <w:rsid w:val="00F24C6F"/>
    <w:rsid w:val="00F24E8C"/>
    <w:rsid w:val="00F250D6"/>
    <w:rsid w:val="00F251A9"/>
    <w:rsid w:val="00F252CD"/>
    <w:rsid w:val="00F255B2"/>
    <w:rsid w:val="00F258BB"/>
    <w:rsid w:val="00F25CB8"/>
    <w:rsid w:val="00F25CCF"/>
    <w:rsid w:val="00F26264"/>
    <w:rsid w:val="00F26278"/>
    <w:rsid w:val="00F26358"/>
    <w:rsid w:val="00F26BB4"/>
    <w:rsid w:val="00F27416"/>
    <w:rsid w:val="00F276C3"/>
    <w:rsid w:val="00F2778C"/>
    <w:rsid w:val="00F27839"/>
    <w:rsid w:val="00F2785D"/>
    <w:rsid w:val="00F27BA6"/>
    <w:rsid w:val="00F27F92"/>
    <w:rsid w:val="00F306A1"/>
    <w:rsid w:val="00F30BDD"/>
    <w:rsid w:val="00F3138D"/>
    <w:rsid w:val="00F31452"/>
    <w:rsid w:val="00F3148F"/>
    <w:rsid w:val="00F31521"/>
    <w:rsid w:val="00F3161D"/>
    <w:rsid w:val="00F317F2"/>
    <w:rsid w:val="00F31900"/>
    <w:rsid w:val="00F31999"/>
    <w:rsid w:val="00F320A8"/>
    <w:rsid w:val="00F32246"/>
    <w:rsid w:val="00F323CB"/>
    <w:rsid w:val="00F3289C"/>
    <w:rsid w:val="00F329BB"/>
    <w:rsid w:val="00F3374E"/>
    <w:rsid w:val="00F33F64"/>
    <w:rsid w:val="00F33FB0"/>
    <w:rsid w:val="00F33FE2"/>
    <w:rsid w:val="00F34899"/>
    <w:rsid w:val="00F34900"/>
    <w:rsid w:val="00F34D57"/>
    <w:rsid w:val="00F34E4E"/>
    <w:rsid w:val="00F34F20"/>
    <w:rsid w:val="00F3510F"/>
    <w:rsid w:val="00F35540"/>
    <w:rsid w:val="00F3570F"/>
    <w:rsid w:val="00F35BDA"/>
    <w:rsid w:val="00F36012"/>
    <w:rsid w:val="00F360C7"/>
    <w:rsid w:val="00F360D8"/>
    <w:rsid w:val="00F36312"/>
    <w:rsid w:val="00F36521"/>
    <w:rsid w:val="00F36A24"/>
    <w:rsid w:val="00F36E1B"/>
    <w:rsid w:val="00F37215"/>
    <w:rsid w:val="00F3743D"/>
    <w:rsid w:val="00F377F4"/>
    <w:rsid w:val="00F37B49"/>
    <w:rsid w:val="00F37F97"/>
    <w:rsid w:val="00F37FF7"/>
    <w:rsid w:val="00F403F3"/>
    <w:rsid w:val="00F40452"/>
    <w:rsid w:val="00F40591"/>
    <w:rsid w:val="00F4081A"/>
    <w:rsid w:val="00F4088B"/>
    <w:rsid w:val="00F408C7"/>
    <w:rsid w:val="00F40B42"/>
    <w:rsid w:val="00F40C81"/>
    <w:rsid w:val="00F41196"/>
    <w:rsid w:val="00F414C1"/>
    <w:rsid w:val="00F41539"/>
    <w:rsid w:val="00F41F3E"/>
    <w:rsid w:val="00F41FA0"/>
    <w:rsid w:val="00F424B2"/>
    <w:rsid w:val="00F424F9"/>
    <w:rsid w:val="00F4267A"/>
    <w:rsid w:val="00F42A3A"/>
    <w:rsid w:val="00F42DEE"/>
    <w:rsid w:val="00F42F89"/>
    <w:rsid w:val="00F43183"/>
    <w:rsid w:val="00F431B3"/>
    <w:rsid w:val="00F4327E"/>
    <w:rsid w:val="00F433F8"/>
    <w:rsid w:val="00F43522"/>
    <w:rsid w:val="00F43589"/>
    <w:rsid w:val="00F43AB0"/>
    <w:rsid w:val="00F440DC"/>
    <w:rsid w:val="00F440E8"/>
    <w:rsid w:val="00F441D7"/>
    <w:rsid w:val="00F44CE8"/>
    <w:rsid w:val="00F44D3A"/>
    <w:rsid w:val="00F45394"/>
    <w:rsid w:val="00F45868"/>
    <w:rsid w:val="00F45915"/>
    <w:rsid w:val="00F459F7"/>
    <w:rsid w:val="00F45BCA"/>
    <w:rsid w:val="00F45D8B"/>
    <w:rsid w:val="00F46071"/>
    <w:rsid w:val="00F4641B"/>
    <w:rsid w:val="00F464DB"/>
    <w:rsid w:val="00F468CC"/>
    <w:rsid w:val="00F468FE"/>
    <w:rsid w:val="00F46B1F"/>
    <w:rsid w:val="00F46D40"/>
    <w:rsid w:val="00F46DA0"/>
    <w:rsid w:val="00F46F4E"/>
    <w:rsid w:val="00F470C7"/>
    <w:rsid w:val="00F47347"/>
    <w:rsid w:val="00F47BC8"/>
    <w:rsid w:val="00F47F25"/>
    <w:rsid w:val="00F5025D"/>
    <w:rsid w:val="00F5046E"/>
    <w:rsid w:val="00F50795"/>
    <w:rsid w:val="00F50E3F"/>
    <w:rsid w:val="00F50E9C"/>
    <w:rsid w:val="00F512BB"/>
    <w:rsid w:val="00F51320"/>
    <w:rsid w:val="00F515FC"/>
    <w:rsid w:val="00F51B68"/>
    <w:rsid w:val="00F51BA8"/>
    <w:rsid w:val="00F51F12"/>
    <w:rsid w:val="00F5203A"/>
    <w:rsid w:val="00F520AE"/>
    <w:rsid w:val="00F52122"/>
    <w:rsid w:val="00F5212C"/>
    <w:rsid w:val="00F5219E"/>
    <w:rsid w:val="00F5232D"/>
    <w:rsid w:val="00F525B2"/>
    <w:rsid w:val="00F526C2"/>
    <w:rsid w:val="00F5270C"/>
    <w:rsid w:val="00F52EDF"/>
    <w:rsid w:val="00F52F32"/>
    <w:rsid w:val="00F53076"/>
    <w:rsid w:val="00F5327B"/>
    <w:rsid w:val="00F53411"/>
    <w:rsid w:val="00F534D2"/>
    <w:rsid w:val="00F538DB"/>
    <w:rsid w:val="00F53B3E"/>
    <w:rsid w:val="00F53EAE"/>
    <w:rsid w:val="00F53F0B"/>
    <w:rsid w:val="00F54601"/>
    <w:rsid w:val="00F54BFB"/>
    <w:rsid w:val="00F54F67"/>
    <w:rsid w:val="00F5537A"/>
    <w:rsid w:val="00F55649"/>
    <w:rsid w:val="00F55792"/>
    <w:rsid w:val="00F55915"/>
    <w:rsid w:val="00F559C7"/>
    <w:rsid w:val="00F55B4A"/>
    <w:rsid w:val="00F55D03"/>
    <w:rsid w:val="00F55D30"/>
    <w:rsid w:val="00F55D9B"/>
    <w:rsid w:val="00F561EF"/>
    <w:rsid w:val="00F563D1"/>
    <w:rsid w:val="00F567B5"/>
    <w:rsid w:val="00F568F8"/>
    <w:rsid w:val="00F56915"/>
    <w:rsid w:val="00F569D3"/>
    <w:rsid w:val="00F56F5A"/>
    <w:rsid w:val="00F573E0"/>
    <w:rsid w:val="00F57495"/>
    <w:rsid w:val="00F5752B"/>
    <w:rsid w:val="00F576FB"/>
    <w:rsid w:val="00F57941"/>
    <w:rsid w:val="00F57A4B"/>
    <w:rsid w:val="00F57B05"/>
    <w:rsid w:val="00F57C26"/>
    <w:rsid w:val="00F57C6C"/>
    <w:rsid w:val="00F57E5E"/>
    <w:rsid w:val="00F57F7F"/>
    <w:rsid w:val="00F6015E"/>
    <w:rsid w:val="00F601A0"/>
    <w:rsid w:val="00F60283"/>
    <w:rsid w:val="00F60592"/>
    <w:rsid w:val="00F606DD"/>
    <w:rsid w:val="00F60742"/>
    <w:rsid w:val="00F60863"/>
    <w:rsid w:val="00F60D4E"/>
    <w:rsid w:val="00F60E08"/>
    <w:rsid w:val="00F60FDA"/>
    <w:rsid w:val="00F6104A"/>
    <w:rsid w:val="00F612D3"/>
    <w:rsid w:val="00F6148B"/>
    <w:rsid w:val="00F617F5"/>
    <w:rsid w:val="00F6189B"/>
    <w:rsid w:val="00F61906"/>
    <w:rsid w:val="00F61A24"/>
    <w:rsid w:val="00F61C8B"/>
    <w:rsid w:val="00F61DE1"/>
    <w:rsid w:val="00F61FEA"/>
    <w:rsid w:val="00F62094"/>
    <w:rsid w:val="00F620E3"/>
    <w:rsid w:val="00F62143"/>
    <w:rsid w:val="00F626C6"/>
    <w:rsid w:val="00F628EE"/>
    <w:rsid w:val="00F6294F"/>
    <w:rsid w:val="00F62C00"/>
    <w:rsid w:val="00F62EAD"/>
    <w:rsid w:val="00F62FA0"/>
    <w:rsid w:val="00F6316F"/>
    <w:rsid w:val="00F63847"/>
    <w:rsid w:val="00F63A64"/>
    <w:rsid w:val="00F63FF0"/>
    <w:rsid w:val="00F64D9B"/>
    <w:rsid w:val="00F656D7"/>
    <w:rsid w:val="00F65842"/>
    <w:rsid w:val="00F65AA4"/>
    <w:rsid w:val="00F6627F"/>
    <w:rsid w:val="00F6637D"/>
    <w:rsid w:val="00F66427"/>
    <w:rsid w:val="00F666F7"/>
    <w:rsid w:val="00F667CA"/>
    <w:rsid w:val="00F6725E"/>
    <w:rsid w:val="00F67701"/>
    <w:rsid w:val="00F67771"/>
    <w:rsid w:val="00F6790D"/>
    <w:rsid w:val="00F679F9"/>
    <w:rsid w:val="00F67A9C"/>
    <w:rsid w:val="00F67B05"/>
    <w:rsid w:val="00F7028B"/>
    <w:rsid w:val="00F70409"/>
    <w:rsid w:val="00F705A1"/>
    <w:rsid w:val="00F70922"/>
    <w:rsid w:val="00F70FBD"/>
    <w:rsid w:val="00F7104C"/>
    <w:rsid w:val="00F71062"/>
    <w:rsid w:val="00F71078"/>
    <w:rsid w:val="00F7116B"/>
    <w:rsid w:val="00F713A1"/>
    <w:rsid w:val="00F71419"/>
    <w:rsid w:val="00F7143C"/>
    <w:rsid w:val="00F71544"/>
    <w:rsid w:val="00F71CB7"/>
    <w:rsid w:val="00F72100"/>
    <w:rsid w:val="00F7224F"/>
    <w:rsid w:val="00F7238E"/>
    <w:rsid w:val="00F726F7"/>
    <w:rsid w:val="00F72773"/>
    <w:rsid w:val="00F7297F"/>
    <w:rsid w:val="00F72C92"/>
    <w:rsid w:val="00F72D6E"/>
    <w:rsid w:val="00F73058"/>
    <w:rsid w:val="00F735DA"/>
    <w:rsid w:val="00F73B17"/>
    <w:rsid w:val="00F73B28"/>
    <w:rsid w:val="00F73BF7"/>
    <w:rsid w:val="00F73ED6"/>
    <w:rsid w:val="00F73F9E"/>
    <w:rsid w:val="00F7401C"/>
    <w:rsid w:val="00F741F3"/>
    <w:rsid w:val="00F74424"/>
    <w:rsid w:val="00F748BC"/>
    <w:rsid w:val="00F74918"/>
    <w:rsid w:val="00F74CEE"/>
    <w:rsid w:val="00F7520F"/>
    <w:rsid w:val="00F754AF"/>
    <w:rsid w:val="00F75766"/>
    <w:rsid w:val="00F757A6"/>
    <w:rsid w:val="00F759BE"/>
    <w:rsid w:val="00F75C55"/>
    <w:rsid w:val="00F76168"/>
    <w:rsid w:val="00F7627D"/>
    <w:rsid w:val="00F76567"/>
    <w:rsid w:val="00F76947"/>
    <w:rsid w:val="00F76A40"/>
    <w:rsid w:val="00F76B8D"/>
    <w:rsid w:val="00F76C95"/>
    <w:rsid w:val="00F76E60"/>
    <w:rsid w:val="00F76E8B"/>
    <w:rsid w:val="00F76ED8"/>
    <w:rsid w:val="00F76EFA"/>
    <w:rsid w:val="00F77006"/>
    <w:rsid w:val="00F77240"/>
    <w:rsid w:val="00F779C9"/>
    <w:rsid w:val="00F77ED1"/>
    <w:rsid w:val="00F80081"/>
    <w:rsid w:val="00F8012D"/>
    <w:rsid w:val="00F80407"/>
    <w:rsid w:val="00F80814"/>
    <w:rsid w:val="00F81142"/>
    <w:rsid w:val="00F8148C"/>
    <w:rsid w:val="00F81688"/>
    <w:rsid w:val="00F819C6"/>
    <w:rsid w:val="00F81A3A"/>
    <w:rsid w:val="00F81E9F"/>
    <w:rsid w:val="00F81F5D"/>
    <w:rsid w:val="00F82877"/>
    <w:rsid w:val="00F828B2"/>
    <w:rsid w:val="00F829F1"/>
    <w:rsid w:val="00F82A0F"/>
    <w:rsid w:val="00F82A53"/>
    <w:rsid w:val="00F82F59"/>
    <w:rsid w:val="00F82F9B"/>
    <w:rsid w:val="00F830CD"/>
    <w:rsid w:val="00F83218"/>
    <w:rsid w:val="00F832CA"/>
    <w:rsid w:val="00F8354B"/>
    <w:rsid w:val="00F83564"/>
    <w:rsid w:val="00F83C42"/>
    <w:rsid w:val="00F83FFC"/>
    <w:rsid w:val="00F8420B"/>
    <w:rsid w:val="00F843E5"/>
    <w:rsid w:val="00F85041"/>
    <w:rsid w:val="00F850BE"/>
    <w:rsid w:val="00F852A9"/>
    <w:rsid w:val="00F852FE"/>
    <w:rsid w:val="00F85329"/>
    <w:rsid w:val="00F8538F"/>
    <w:rsid w:val="00F85494"/>
    <w:rsid w:val="00F85992"/>
    <w:rsid w:val="00F85E1E"/>
    <w:rsid w:val="00F85F6C"/>
    <w:rsid w:val="00F85FAE"/>
    <w:rsid w:val="00F8614C"/>
    <w:rsid w:val="00F863D0"/>
    <w:rsid w:val="00F86488"/>
    <w:rsid w:val="00F864FF"/>
    <w:rsid w:val="00F86507"/>
    <w:rsid w:val="00F8654C"/>
    <w:rsid w:val="00F865C3"/>
    <w:rsid w:val="00F8672B"/>
    <w:rsid w:val="00F86B7B"/>
    <w:rsid w:val="00F86C26"/>
    <w:rsid w:val="00F86E34"/>
    <w:rsid w:val="00F86EBF"/>
    <w:rsid w:val="00F86F20"/>
    <w:rsid w:val="00F86F59"/>
    <w:rsid w:val="00F8726B"/>
    <w:rsid w:val="00F8739E"/>
    <w:rsid w:val="00F87626"/>
    <w:rsid w:val="00F87CD1"/>
    <w:rsid w:val="00F87EEA"/>
    <w:rsid w:val="00F87F75"/>
    <w:rsid w:val="00F903DA"/>
    <w:rsid w:val="00F90768"/>
    <w:rsid w:val="00F90957"/>
    <w:rsid w:val="00F90A5B"/>
    <w:rsid w:val="00F90A74"/>
    <w:rsid w:val="00F90B7C"/>
    <w:rsid w:val="00F90BC9"/>
    <w:rsid w:val="00F90E74"/>
    <w:rsid w:val="00F90F80"/>
    <w:rsid w:val="00F90FB7"/>
    <w:rsid w:val="00F91048"/>
    <w:rsid w:val="00F913AC"/>
    <w:rsid w:val="00F9158F"/>
    <w:rsid w:val="00F91850"/>
    <w:rsid w:val="00F918BC"/>
    <w:rsid w:val="00F91FA4"/>
    <w:rsid w:val="00F9220C"/>
    <w:rsid w:val="00F92667"/>
    <w:rsid w:val="00F928EB"/>
    <w:rsid w:val="00F92924"/>
    <w:rsid w:val="00F92DFE"/>
    <w:rsid w:val="00F932AF"/>
    <w:rsid w:val="00F934A0"/>
    <w:rsid w:val="00F9357D"/>
    <w:rsid w:val="00F93FCD"/>
    <w:rsid w:val="00F9433B"/>
    <w:rsid w:val="00F9459A"/>
    <w:rsid w:val="00F947BB"/>
    <w:rsid w:val="00F94A32"/>
    <w:rsid w:val="00F94B70"/>
    <w:rsid w:val="00F94DAB"/>
    <w:rsid w:val="00F94DF1"/>
    <w:rsid w:val="00F94DF6"/>
    <w:rsid w:val="00F95496"/>
    <w:rsid w:val="00F9551B"/>
    <w:rsid w:val="00F95536"/>
    <w:rsid w:val="00F956CC"/>
    <w:rsid w:val="00F96269"/>
    <w:rsid w:val="00F965FF"/>
    <w:rsid w:val="00F96B94"/>
    <w:rsid w:val="00F96C82"/>
    <w:rsid w:val="00F96CA4"/>
    <w:rsid w:val="00F96DAA"/>
    <w:rsid w:val="00F973A0"/>
    <w:rsid w:val="00F974BD"/>
    <w:rsid w:val="00F97728"/>
    <w:rsid w:val="00F979BE"/>
    <w:rsid w:val="00FA026A"/>
    <w:rsid w:val="00FA0741"/>
    <w:rsid w:val="00FA0872"/>
    <w:rsid w:val="00FA0F73"/>
    <w:rsid w:val="00FA1252"/>
    <w:rsid w:val="00FA12D8"/>
    <w:rsid w:val="00FA134B"/>
    <w:rsid w:val="00FA1378"/>
    <w:rsid w:val="00FA1410"/>
    <w:rsid w:val="00FA158A"/>
    <w:rsid w:val="00FA15AE"/>
    <w:rsid w:val="00FA1612"/>
    <w:rsid w:val="00FA19DE"/>
    <w:rsid w:val="00FA1AC6"/>
    <w:rsid w:val="00FA1AFA"/>
    <w:rsid w:val="00FA1FF4"/>
    <w:rsid w:val="00FA20AD"/>
    <w:rsid w:val="00FA228F"/>
    <w:rsid w:val="00FA233B"/>
    <w:rsid w:val="00FA2375"/>
    <w:rsid w:val="00FA257F"/>
    <w:rsid w:val="00FA2FD5"/>
    <w:rsid w:val="00FA304F"/>
    <w:rsid w:val="00FA31C3"/>
    <w:rsid w:val="00FA3C04"/>
    <w:rsid w:val="00FA3F4E"/>
    <w:rsid w:val="00FA40E8"/>
    <w:rsid w:val="00FA412D"/>
    <w:rsid w:val="00FA46EA"/>
    <w:rsid w:val="00FA483B"/>
    <w:rsid w:val="00FA48C5"/>
    <w:rsid w:val="00FA49D1"/>
    <w:rsid w:val="00FA4C4D"/>
    <w:rsid w:val="00FA4F04"/>
    <w:rsid w:val="00FA4F34"/>
    <w:rsid w:val="00FA4FF3"/>
    <w:rsid w:val="00FA50E2"/>
    <w:rsid w:val="00FA515E"/>
    <w:rsid w:val="00FA52BD"/>
    <w:rsid w:val="00FA5351"/>
    <w:rsid w:val="00FA553B"/>
    <w:rsid w:val="00FA5583"/>
    <w:rsid w:val="00FA5989"/>
    <w:rsid w:val="00FA61B0"/>
    <w:rsid w:val="00FA628D"/>
    <w:rsid w:val="00FA6BDF"/>
    <w:rsid w:val="00FA6F91"/>
    <w:rsid w:val="00FA7210"/>
    <w:rsid w:val="00FA72D2"/>
    <w:rsid w:val="00FA72DA"/>
    <w:rsid w:val="00FA73EF"/>
    <w:rsid w:val="00FA747C"/>
    <w:rsid w:val="00FA7C02"/>
    <w:rsid w:val="00FA7D91"/>
    <w:rsid w:val="00FB0222"/>
    <w:rsid w:val="00FB056F"/>
    <w:rsid w:val="00FB1210"/>
    <w:rsid w:val="00FB1326"/>
    <w:rsid w:val="00FB140A"/>
    <w:rsid w:val="00FB14DE"/>
    <w:rsid w:val="00FB158A"/>
    <w:rsid w:val="00FB1758"/>
    <w:rsid w:val="00FB18DF"/>
    <w:rsid w:val="00FB1DDE"/>
    <w:rsid w:val="00FB1E18"/>
    <w:rsid w:val="00FB1E7C"/>
    <w:rsid w:val="00FB1F17"/>
    <w:rsid w:val="00FB29CA"/>
    <w:rsid w:val="00FB32C3"/>
    <w:rsid w:val="00FB3467"/>
    <w:rsid w:val="00FB3535"/>
    <w:rsid w:val="00FB3891"/>
    <w:rsid w:val="00FB3949"/>
    <w:rsid w:val="00FB3A40"/>
    <w:rsid w:val="00FB3C4B"/>
    <w:rsid w:val="00FB3E50"/>
    <w:rsid w:val="00FB4026"/>
    <w:rsid w:val="00FB4757"/>
    <w:rsid w:val="00FB4A24"/>
    <w:rsid w:val="00FB4CF9"/>
    <w:rsid w:val="00FB5212"/>
    <w:rsid w:val="00FB5408"/>
    <w:rsid w:val="00FB57E5"/>
    <w:rsid w:val="00FB593D"/>
    <w:rsid w:val="00FB5BC5"/>
    <w:rsid w:val="00FB5E70"/>
    <w:rsid w:val="00FB636C"/>
    <w:rsid w:val="00FB64DA"/>
    <w:rsid w:val="00FB6521"/>
    <w:rsid w:val="00FB68D5"/>
    <w:rsid w:val="00FB69A6"/>
    <w:rsid w:val="00FB6CA9"/>
    <w:rsid w:val="00FB6E66"/>
    <w:rsid w:val="00FB747F"/>
    <w:rsid w:val="00FB7564"/>
    <w:rsid w:val="00FB7710"/>
    <w:rsid w:val="00FB775B"/>
    <w:rsid w:val="00FB7B30"/>
    <w:rsid w:val="00FB7C46"/>
    <w:rsid w:val="00FB7D4F"/>
    <w:rsid w:val="00FC07FE"/>
    <w:rsid w:val="00FC0808"/>
    <w:rsid w:val="00FC0950"/>
    <w:rsid w:val="00FC0B28"/>
    <w:rsid w:val="00FC0E65"/>
    <w:rsid w:val="00FC1061"/>
    <w:rsid w:val="00FC1149"/>
    <w:rsid w:val="00FC1246"/>
    <w:rsid w:val="00FC13AC"/>
    <w:rsid w:val="00FC1781"/>
    <w:rsid w:val="00FC1837"/>
    <w:rsid w:val="00FC1985"/>
    <w:rsid w:val="00FC1D18"/>
    <w:rsid w:val="00FC1E54"/>
    <w:rsid w:val="00FC1FF2"/>
    <w:rsid w:val="00FC2177"/>
    <w:rsid w:val="00FC238F"/>
    <w:rsid w:val="00FC2413"/>
    <w:rsid w:val="00FC2481"/>
    <w:rsid w:val="00FC277E"/>
    <w:rsid w:val="00FC2784"/>
    <w:rsid w:val="00FC294A"/>
    <w:rsid w:val="00FC2B93"/>
    <w:rsid w:val="00FC2DED"/>
    <w:rsid w:val="00FC3951"/>
    <w:rsid w:val="00FC3FE6"/>
    <w:rsid w:val="00FC433C"/>
    <w:rsid w:val="00FC4427"/>
    <w:rsid w:val="00FC4641"/>
    <w:rsid w:val="00FC465D"/>
    <w:rsid w:val="00FC4BE1"/>
    <w:rsid w:val="00FC51DE"/>
    <w:rsid w:val="00FC53B7"/>
    <w:rsid w:val="00FC569F"/>
    <w:rsid w:val="00FC56AB"/>
    <w:rsid w:val="00FC58CE"/>
    <w:rsid w:val="00FC5938"/>
    <w:rsid w:val="00FC5985"/>
    <w:rsid w:val="00FC64AC"/>
    <w:rsid w:val="00FC67AD"/>
    <w:rsid w:val="00FC680F"/>
    <w:rsid w:val="00FC6D70"/>
    <w:rsid w:val="00FC6F55"/>
    <w:rsid w:val="00FC7452"/>
    <w:rsid w:val="00FC771D"/>
    <w:rsid w:val="00FC7BB9"/>
    <w:rsid w:val="00FC7C0A"/>
    <w:rsid w:val="00FC7C33"/>
    <w:rsid w:val="00FC7E70"/>
    <w:rsid w:val="00FD05AC"/>
    <w:rsid w:val="00FD0B15"/>
    <w:rsid w:val="00FD0D81"/>
    <w:rsid w:val="00FD110E"/>
    <w:rsid w:val="00FD121A"/>
    <w:rsid w:val="00FD140B"/>
    <w:rsid w:val="00FD16C6"/>
    <w:rsid w:val="00FD1905"/>
    <w:rsid w:val="00FD253A"/>
    <w:rsid w:val="00FD2727"/>
    <w:rsid w:val="00FD2936"/>
    <w:rsid w:val="00FD2E8A"/>
    <w:rsid w:val="00FD3068"/>
    <w:rsid w:val="00FD3501"/>
    <w:rsid w:val="00FD352B"/>
    <w:rsid w:val="00FD365E"/>
    <w:rsid w:val="00FD3CB2"/>
    <w:rsid w:val="00FD407A"/>
    <w:rsid w:val="00FD4465"/>
    <w:rsid w:val="00FD4578"/>
    <w:rsid w:val="00FD45A2"/>
    <w:rsid w:val="00FD47E9"/>
    <w:rsid w:val="00FD48DC"/>
    <w:rsid w:val="00FD498D"/>
    <w:rsid w:val="00FD4A1E"/>
    <w:rsid w:val="00FD4C5E"/>
    <w:rsid w:val="00FD4DE1"/>
    <w:rsid w:val="00FD4F78"/>
    <w:rsid w:val="00FD4FF5"/>
    <w:rsid w:val="00FD5163"/>
    <w:rsid w:val="00FD552C"/>
    <w:rsid w:val="00FD5957"/>
    <w:rsid w:val="00FD5D03"/>
    <w:rsid w:val="00FD60E3"/>
    <w:rsid w:val="00FD62A8"/>
    <w:rsid w:val="00FD687A"/>
    <w:rsid w:val="00FD6880"/>
    <w:rsid w:val="00FD6CA7"/>
    <w:rsid w:val="00FD6E06"/>
    <w:rsid w:val="00FD6F7A"/>
    <w:rsid w:val="00FD70C9"/>
    <w:rsid w:val="00FD72E8"/>
    <w:rsid w:val="00FD7339"/>
    <w:rsid w:val="00FD739C"/>
    <w:rsid w:val="00FD769B"/>
    <w:rsid w:val="00FD77D7"/>
    <w:rsid w:val="00FD78C1"/>
    <w:rsid w:val="00FD7A02"/>
    <w:rsid w:val="00FD7B2C"/>
    <w:rsid w:val="00FD7EF3"/>
    <w:rsid w:val="00FE035D"/>
    <w:rsid w:val="00FE0450"/>
    <w:rsid w:val="00FE0462"/>
    <w:rsid w:val="00FE0652"/>
    <w:rsid w:val="00FE070E"/>
    <w:rsid w:val="00FE0844"/>
    <w:rsid w:val="00FE09DF"/>
    <w:rsid w:val="00FE0EE7"/>
    <w:rsid w:val="00FE1018"/>
    <w:rsid w:val="00FE1CB9"/>
    <w:rsid w:val="00FE21FA"/>
    <w:rsid w:val="00FE25A0"/>
    <w:rsid w:val="00FE2858"/>
    <w:rsid w:val="00FE2A7B"/>
    <w:rsid w:val="00FE2B70"/>
    <w:rsid w:val="00FE2D5C"/>
    <w:rsid w:val="00FE331B"/>
    <w:rsid w:val="00FE3639"/>
    <w:rsid w:val="00FE3848"/>
    <w:rsid w:val="00FE3902"/>
    <w:rsid w:val="00FE39A1"/>
    <w:rsid w:val="00FE440B"/>
    <w:rsid w:val="00FE46DE"/>
    <w:rsid w:val="00FE4C4D"/>
    <w:rsid w:val="00FE5750"/>
    <w:rsid w:val="00FE58A5"/>
    <w:rsid w:val="00FE5A0E"/>
    <w:rsid w:val="00FE5F2A"/>
    <w:rsid w:val="00FE6004"/>
    <w:rsid w:val="00FE603F"/>
    <w:rsid w:val="00FE60BB"/>
    <w:rsid w:val="00FE6109"/>
    <w:rsid w:val="00FE6A84"/>
    <w:rsid w:val="00FE6D81"/>
    <w:rsid w:val="00FE6EFF"/>
    <w:rsid w:val="00FE7885"/>
    <w:rsid w:val="00FE7BF6"/>
    <w:rsid w:val="00FE7D88"/>
    <w:rsid w:val="00FE7D93"/>
    <w:rsid w:val="00FF02BE"/>
    <w:rsid w:val="00FF0764"/>
    <w:rsid w:val="00FF0813"/>
    <w:rsid w:val="00FF0A46"/>
    <w:rsid w:val="00FF0DFD"/>
    <w:rsid w:val="00FF1865"/>
    <w:rsid w:val="00FF20B3"/>
    <w:rsid w:val="00FF20DA"/>
    <w:rsid w:val="00FF2646"/>
    <w:rsid w:val="00FF2820"/>
    <w:rsid w:val="00FF28A2"/>
    <w:rsid w:val="00FF2A2F"/>
    <w:rsid w:val="00FF2AA5"/>
    <w:rsid w:val="00FF323F"/>
    <w:rsid w:val="00FF38AD"/>
    <w:rsid w:val="00FF3A21"/>
    <w:rsid w:val="00FF3C53"/>
    <w:rsid w:val="00FF3E35"/>
    <w:rsid w:val="00FF4ABB"/>
    <w:rsid w:val="00FF4BDB"/>
    <w:rsid w:val="00FF4BE6"/>
    <w:rsid w:val="00FF4DAC"/>
    <w:rsid w:val="00FF53FE"/>
    <w:rsid w:val="00FF5D59"/>
    <w:rsid w:val="00FF62B8"/>
    <w:rsid w:val="00FF6403"/>
    <w:rsid w:val="00FF6857"/>
    <w:rsid w:val="00FF68B4"/>
    <w:rsid w:val="00FF6D33"/>
    <w:rsid w:val="00FF70E9"/>
    <w:rsid w:val="00FF718E"/>
    <w:rsid w:val="00FF727E"/>
    <w:rsid w:val="00FF75B9"/>
    <w:rsid w:val="00FF7A7D"/>
    <w:rsid w:val="00FF7BAE"/>
    <w:rsid w:val="00FF7E1D"/>
    <w:rsid w:val="017C2A1F"/>
    <w:rsid w:val="01B8315F"/>
    <w:rsid w:val="0356F675"/>
    <w:rsid w:val="03C0226C"/>
    <w:rsid w:val="047F3A2F"/>
    <w:rsid w:val="05D89106"/>
    <w:rsid w:val="05F9CEED"/>
    <w:rsid w:val="076F2010"/>
    <w:rsid w:val="07A190A6"/>
    <w:rsid w:val="08CE500B"/>
    <w:rsid w:val="094AE509"/>
    <w:rsid w:val="09746332"/>
    <w:rsid w:val="0AA42A2A"/>
    <w:rsid w:val="0B33273A"/>
    <w:rsid w:val="0CEF793E"/>
    <w:rsid w:val="0D2A6BC1"/>
    <w:rsid w:val="0E1E0777"/>
    <w:rsid w:val="0FDF51F0"/>
    <w:rsid w:val="1025CE66"/>
    <w:rsid w:val="1171EF6B"/>
    <w:rsid w:val="12296D65"/>
    <w:rsid w:val="12DA7ABD"/>
    <w:rsid w:val="132F83EC"/>
    <w:rsid w:val="13ED6DBA"/>
    <w:rsid w:val="14554C12"/>
    <w:rsid w:val="14B69716"/>
    <w:rsid w:val="15107A7B"/>
    <w:rsid w:val="15C4FD89"/>
    <w:rsid w:val="16157E8C"/>
    <w:rsid w:val="166C4516"/>
    <w:rsid w:val="19AC8688"/>
    <w:rsid w:val="1A3129C6"/>
    <w:rsid w:val="1B46A960"/>
    <w:rsid w:val="1B6485B0"/>
    <w:rsid w:val="1C57FDEA"/>
    <w:rsid w:val="1CC9753A"/>
    <w:rsid w:val="1E2D9513"/>
    <w:rsid w:val="1E9CD9D4"/>
    <w:rsid w:val="2041EEC6"/>
    <w:rsid w:val="2105CC04"/>
    <w:rsid w:val="21F5808F"/>
    <w:rsid w:val="23871D5A"/>
    <w:rsid w:val="24272498"/>
    <w:rsid w:val="2433FB4E"/>
    <w:rsid w:val="2699276F"/>
    <w:rsid w:val="26F95A5B"/>
    <w:rsid w:val="27576041"/>
    <w:rsid w:val="276D9770"/>
    <w:rsid w:val="27DE366F"/>
    <w:rsid w:val="28632EB1"/>
    <w:rsid w:val="29D96CF3"/>
    <w:rsid w:val="29DD7814"/>
    <w:rsid w:val="2B1330E6"/>
    <w:rsid w:val="2BBE972D"/>
    <w:rsid w:val="2BCD63E2"/>
    <w:rsid w:val="2BFBBF32"/>
    <w:rsid w:val="2CB879A2"/>
    <w:rsid w:val="2CE5679E"/>
    <w:rsid w:val="2D3FD108"/>
    <w:rsid w:val="2D4B4D73"/>
    <w:rsid w:val="2D933270"/>
    <w:rsid w:val="2F949866"/>
    <w:rsid w:val="30957E34"/>
    <w:rsid w:val="3136D5D9"/>
    <w:rsid w:val="325AC1F2"/>
    <w:rsid w:val="34D6F2B6"/>
    <w:rsid w:val="35026398"/>
    <w:rsid w:val="3565AF09"/>
    <w:rsid w:val="35931477"/>
    <w:rsid w:val="36314D80"/>
    <w:rsid w:val="37139B2F"/>
    <w:rsid w:val="3742730E"/>
    <w:rsid w:val="376EF462"/>
    <w:rsid w:val="37F9F1F7"/>
    <w:rsid w:val="38175928"/>
    <w:rsid w:val="3899BB04"/>
    <w:rsid w:val="3A207B6A"/>
    <w:rsid w:val="3A56AB6F"/>
    <w:rsid w:val="3B39C182"/>
    <w:rsid w:val="3BA48C9A"/>
    <w:rsid w:val="3D653289"/>
    <w:rsid w:val="3E6AF9FA"/>
    <w:rsid w:val="3F605383"/>
    <w:rsid w:val="3FC8D1F1"/>
    <w:rsid w:val="4067C589"/>
    <w:rsid w:val="41117C9D"/>
    <w:rsid w:val="4135DA3B"/>
    <w:rsid w:val="418920EF"/>
    <w:rsid w:val="43D1FC22"/>
    <w:rsid w:val="44453AE5"/>
    <w:rsid w:val="45AE2B8B"/>
    <w:rsid w:val="45B152AC"/>
    <w:rsid w:val="47106702"/>
    <w:rsid w:val="480977C2"/>
    <w:rsid w:val="494EB250"/>
    <w:rsid w:val="4B8E10E6"/>
    <w:rsid w:val="4BD6A2B2"/>
    <w:rsid w:val="4BF0569F"/>
    <w:rsid w:val="4C302AEB"/>
    <w:rsid w:val="4DACC77C"/>
    <w:rsid w:val="4DFC40A7"/>
    <w:rsid w:val="4EB0949B"/>
    <w:rsid w:val="50477DF5"/>
    <w:rsid w:val="50BD8D71"/>
    <w:rsid w:val="51C883D7"/>
    <w:rsid w:val="51E0AEAB"/>
    <w:rsid w:val="525959DA"/>
    <w:rsid w:val="533A8CC5"/>
    <w:rsid w:val="53831864"/>
    <w:rsid w:val="5670788D"/>
    <w:rsid w:val="570025E5"/>
    <w:rsid w:val="57200BC4"/>
    <w:rsid w:val="580F62FF"/>
    <w:rsid w:val="58706EBE"/>
    <w:rsid w:val="58F2E175"/>
    <w:rsid w:val="5B051C72"/>
    <w:rsid w:val="5BE69C04"/>
    <w:rsid w:val="5D8B56E1"/>
    <w:rsid w:val="5F1F37D7"/>
    <w:rsid w:val="5F4D7977"/>
    <w:rsid w:val="608C0AA2"/>
    <w:rsid w:val="60EECE36"/>
    <w:rsid w:val="626249C9"/>
    <w:rsid w:val="633EEC97"/>
    <w:rsid w:val="6402AC8F"/>
    <w:rsid w:val="642CB2E2"/>
    <w:rsid w:val="64B44D5C"/>
    <w:rsid w:val="656E9155"/>
    <w:rsid w:val="657A6F23"/>
    <w:rsid w:val="66F98AD2"/>
    <w:rsid w:val="68096508"/>
    <w:rsid w:val="6827E5DF"/>
    <w:rsid w:val="69485825"/>
    <w:rsid w:val="6A073ACA"/>
    <w:rsid w:val="6A0975B2"/>
    <w:rsid w:val="6BBE56C0"/>
    <w:rsid w:val="6DD16D13"/>
    <w:rsid w:val="6DDC6890"/>
    <w:rsid w:val="6DF71B95"/>
    <w:rsid w:val="6E225694"/>
    <w:rsid w:val="6E3AB025"/>
    <w:rsid w:val="6EE4F038"/>
    <w:rsid w:val="701C4D5B"/>
    <w:rsid w:val="71083F63"/>
    <w:rsid w:val="7187D309"/>
    <w:rsid w:val="72037A42"/>
    <w:rsid w:val="7324024B"/>
    <w:rsid w:val="743D5552"/>
    <w:rsid w:val="74ED5A01"/>
    <w:rsid w:val="74EEEDAC"/>
    <w:rsid w:val="768D0CBA"/>
    <w:rsid w:val="77832D5F"/>
    <w:rsid w:val="78884AF5"/>
    <w:rsid w:val="79378B9B"/>
    <w:rsid w:val="79F6BB5B"/>
    <w:rsid w:val="7A5AB164"/>
    <w:rsid w:val="7AA4B4CB"/>
    <w:rsid w:val="7B6F1800"/>
    <w:rsid w:val="7BC96B65"/>
    <w:rsid w:val="7E46D7CC"/>
    <w:rsid w:val="7E96C3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4401"/>
  <w15:chartTrackingRefBased/>
  <w15:docId w15:val="{CD099FA6-C069-4D07-ABCA-F1162721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D5"/>
    <w:pPr>
      <w:tabs>
        <w:tab w:val="left" w:pos="360"/>
      </w:tabs>
      <w:spacing w:after="120" w:line="240" w:lineRule="auto"/>
      <w:ind w:firstLine="144"/>
      <w:jc w:val="both"/>
    </w:pPr>
    <w:rPr>
      <w:rFonts w:ascii="Times New Roman" w:eastAsiaTheme="minorEastAsia" w:hAnsi="Times New Roman" w:cs="Times New Roman"/>
      <w:sz w:val="20"/>
      <w:szCs w:val="20"/>
    </w:rPr>
  </w:style>
  <w:style w:type="paragraph" w:styleId="Heading1">
    <w:name w:val="heading 1"/>
    <w:basedOn w:val="Heading2"/>
    <w:next w:val="Normal"/>
    <w:link w:val="Heading1Char"/>
    <w:uiPriority w:val="9"/>
    <w:qFormat/>
    <w:rsid w:val="00D64EC9"/>
    <w:pPr>
      <w:numPr>
        <w:ilvl w:val="0"/>
      </w:numPr>
      <w:outlineLvl w:val="0"/>
    </w:pPr>
    <w:rPr>
      <w:b/>
      <w:i w:val="0"/>
    </w:rPr>
  </w:style>
  <w:style w:type="paragraph" w:styleId="Heading2">
    <w:name w:val="heading 2"/>
    <w:basedOn w:val="Normal"/>
    <w:next w:val="Normal"/>
    <w:link w:val="Heading2Char"/>
    <w:uiPriority w:val="9"/>
    <w:unhideWhenUsed/>
    <w:qFormat/>
    <w:rsid w:val="00D64EC9"/>
    <w:pPr>
      <w:numPr>
        <w:ilvl w:val="1"/>
        <w:numId w:val="1"/>
      </w:numPr>
      <w:spacing w:line="360" w:lineRule="auto"/>
      <w:outlineLvl w:val="1"/>
    </w:pPr>
    <w:rPr>
      <w:bCs/>
      <w:i/>
      <w:color w:val="000000"/>
      <w:shd w:val="clear" w:color="auto" w:fill="FFFFFF"/>
    </w:rPr>
  </w:style>
  <w:style w:type="paragraph" w:styleId="Heading3">
    <w:name w:val="heading 3"/>
    <w:basedOn w:val="Heading2"/>
    <w:next w:val="MainText"/>
    <w:link w:val="Heading3Char"/>
    <w:autoRedefine/>
    <w:uiPriority w:val="9"/>
    <w:unhideWhenUsed/>
    <w:qFormat/>
    <w:rsid w:val="005B3EF5"/>
    <w:pPr>
      <w:keepNext/>
      <w:keepLines/>
      <w:numPr>
        <w:ilvl w:val="0"/>
        <w:numId w:val="0"/>
      </w:numPr>
      <w:spacing w:before="40" w:after="0" w:line="240" w:lineRule="auto"/>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43E38"/>
    <w:rPr>
      <w:sz w:val="16"/>
      <w:szCs w:val="16"/>
    </w:rPr>
  </w:style>
  <w:style w:type="paragraph" w:styleId="CommentText">
    <w:name w:val="annotation text"/>
    <w:basedOn w:val="Normal"/>
    <w:link w:val="CommentTextChar"/>
    <w:uiPriority w:val="99"/>
    <w:unhideWhenUsed/>
    <w:rsid w:val="00743E38"/>
    <w:rPr>
      <w:kern w:val="0"/>
    </w:rPr>
  </w:style>
  <w:style w:type="character" w:customStyle="1" w:styleId="CommentTextChar">
    <w:name w:val="Comment Text Char"/>
    <w:basedOn w:val="DefaultParagraphFont"/>
    <w:link w:val="CommentText"/>
    <w:uiPriority w:val="99"/>
    <w:rsid w:val="00743E38"/>
    <w:rPr>
      <w:rFonts w:ascii="Times New Roman" w:hAnsi="Times New Roman"/>
      <w:kern w:val="0"/>
      <w:sz w:val="20"/>
      <w:szCs w:val="20"/>
    </w:rPr>
  </w:style>
  <w:style w:type="paragraph" w:styleId="Header">
    <w:name w:val="header"/>
    <w:basedOn w:val="Normal"/>
    <w:link w:val="HeaderChar"/>
    <w:uiPriority w:val="99"/>
    <w:unhideWhenUsed/>
    <w:rsid w:val="00CC06E4"/>
    <w:pPr>
      <w:tabs>
        <w:tab w:val="center" w:pos="4680"/>
        <w:tab w:val="right" w:pos="9360"/>
      </w:tabs>
      <w:spacing w:after="0"/>
    </w:pPr>
  </w:style>
  <w:style w:type="character" w:customStyle="1" w:styleId="HeaderChar">
    <w:name w:val="Header Char"/>
    <w:basedOn w:val="DefaultParagraphFont"/>
    <w:link w:val="Header"/>
    <w:uiPriority w:val="99"/>
    <w:rsid w:val="00CC06E4"/>
  </w:style>
  <w:style w:type="paragraph" w:styleId="Footer">
    <w:name w:val="footer"/>
    <w:basedOn w:val="Normal"/>
    <w:link w:val="FooterChar"/>
    <w:uiPriority w:val="99"/>
    <w:unhideWhenUsed/>
    <w:rsid w:val="003E5B08"/>
    <w:pPr>
      <w:tabs>
        <w:tab w:val="center" w:pos="4680"/>
        <w:tab w:val="right" w:pos="9360"/>
      </w:tabs>
      <w:spacing w:after="0"/>
    </w:pPr>
    <w:rPr>
      <w:color w:val="000000" w:themeColor="text1"/>
    </w:rPr>
  </w:style>
  <w:style w:type="character" w:customStyle="1" w:styleId="FooterChar">
    <w:name w:val="Footer Char"/>
    <w:basedOn w:val="DefaultParagraphFont"/>
    <w:link w:val="Footer"/>
    <w:uiPriority w:val="99"/>
    <w:rsid w:val="003E5B08"/>
    <w:rPr>
      <w:rFonts w:ascii="Times New Roman" w:hAnsi="Times New Roman"/>
      <w:color w:val="000000" w:themeColor="text1"/>
    </w:rPr>
  </w:style>
  <w:style w:type="paragraph" w:styleId="Caption">
    <w:name w:val="caption"/>
    <w:basedOn w:val="Normal"/>
    <w:next w:val="Normal"/>
    <w:uiPriority w:val="35"/>
    <w:unhideWhenUsed/>
    <w:qFormat/>
    <w:rsid w:val="00B74001"/>
    <w:pPr>
      <w:spacing w:after="200"/>
    </w:pPr>
  </w:style>
  <w:style w:type="character" w:styleId="PlaceholderText">
    <w:name w:val="Placeholder Text"/>
    <w:basedOn w:val="DefaultParagraphFont"/>
    <w:uiPriority w:val="99"/>
    <w:semiHidden/>
    <w:rsid w:val="00525EE5"/>
    <w:rPr>
      <w:color w:val="808080"/>
    </w:rPr>
  </w:style>
  <w:style w:type="table" w:styleId="TableGrid">
    <w:name w:val="Table Grid"/>
    <w:basedOn w:val="TableNormal"/>
    <w:uiPriority w:val="39"/>
    <w:rsid w:val="00A5508A"/>
    <w:pPr>
      <w:spacing w:after="0" w:line="240" w:lineRule="auto"/>
      <w:jc w:val="both"/>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54736"/>
  </w:style>
  <w:style w:type="paragraph" w:styleId="Bibliography">
    <w:name w:val="Bibliography"/>
    <w:basedOn w:val="Normal"/>
    <w:next w:val="Normal"/>
    <w:uiPriority w:val="37"/>
    <w:unhideWhenUsed/>
    <w:rsid w:val="00CE4115"/>
    <w:pPr>
      <w:tabs>
        <w:tab w:val="clear" w:pos="360"/>
        <w:tab w:val="left" w:pos="504"/>
      </w:tabs>
      <w:spacing w:after="0"/>
      <w:ind w:left="504" w:hanging="504"/>
    </w:pPr>
  </w:style>
  <w:style w:type="paragraph" w:styleId="CommentSubject">
    <w:name w:val="annotation subject"/>
    <w:basedOn w:val="CommentText"/>
    <w:next w:val="CommentText"/>
    <w:link w:val="CommentSubjectChar"/>
    <w:uiPriority w:val="99"/>
    <w:semiHidden/>
    <w:unhideWhenUsed/>
    <w:rsid w:val="00094759"/>
    <w:pPr>
      <w:jc w:val="left"/>
    </w:pPr>
    <w:rPr>
      <w:rFonts w:asciiTheme="minorHAnsi" w:hAnsiTheme="minorHAnsi"/>
      <w:b/>
      <w:bCs/>
      <w:kern w:val="2"/>
    </w:rPr>
  </w:style>
  <w:style w:type="character" w:customStyle="1" w:styleId="CommentSubjectChar">
    <w:name w:val="Comment Subject Char"/>
    <w:basedOn w:val="CommentTextChar"/>
    <w:link w:val="CommentSubject"/>
    <w:uiPriority w:val="99"/>
    <w:semiHidden/>
    <w:rsid w:val="00094759"/>
    <w:rPr>
      <w:rFonts w:ascii="Times New Roman" w:hAnsi="Times New Roman"/>
      <w:b/>
      <w:bCs/>
      <w:kern w:val="0"/>
      <w:sz w:val="20"/>
      <w:szCs w:val="20"/>
    </w:rPr>
  </w:style>
  <w:style w:type="character" w:styleId="Mention">
    <w:name w:val="Mention"/>
    <w:basedOn w:val="DefaultParagraphFont"/>
    <w:uiPriority w:val="99"/>
    <w:unhideWhenUsed/>
    <w:rsid w:val="003E410D"/>
    <w:rPr>
      <w:color w:val="2B579A"/>
      <w:shd w:val="clear" w:color="auto" w:fill="E1DFDD"/>
    </w:rPr>
  </w:style>
  <w:style w:type="paragraph" w:styleId="ListParagraph">
    <w:name w:val="List Paragraph"/>
    <w:basedOn w:val="Normal"/>
    <w:uiPriority w:val="34"/>
    <w:rsid w:val="001A0366"/>
    <w:pPr>
      <w:ind w:left="720"/>
      <w:contextualSpacing/>
    </w:pPr>
  </w:style>
  <w:style w:type="character" w:styleId="Hyperlink">
    <w:name w:val="Hyperlink"/>
    <w:basedOn w:val="DefaultParagraphFont"/>
    <w:uiPriority w:val="99"/>
    <w:unhideWhenUsed/>
    <w:rsid w:val="008F4D72"/>
    <w:rPr>
      <w:color w:val="0563C1" w:themeColor="hyperlink"/>
      <w:u w:val="single"/>
    </w:rPr>
  </w:style>
  <w:style w:type="character" w:styleId="UnresolvedMention">
    <w:name w:val="Unresolved Mention"/>
    <w:basedOn w:val="DefaultParagraphFont"/>
    <w:uiPriority w:val="99"/>
    <w:semiHidden/>
    <w:unhideWhenUsed/>
    <w:rsid w:val="008F4D72"/>
    <w:rPr>
      <w:color w:val="605E5C"/>
      <w:shd w:val="clear" w:color="auto" w:fill="E1DFDD"/>
    </w:rPr>
  </w:style>
  <w:style w:type="paragraph" w:styleId="Revision">
    <w:name w:val="Revision"/>
    <w:hidden/>
    <w:uiPriority w:val="99"/>
    <w:semiHidden/>
    <w:rsid w:val="00753957"/>
    <w:pPr>
      <w:spacing w:after="0" w:line="240" w:lineRule="auto"/>
    </w:pPr>
  </w:style>
  <w:style w:type="character" w:customStyle="1" w:styleId="Heading1Char">
    <w:name w:val="Heading 1 Char"/>
    <w:basedOn w:val="DefaultParagraphFont"/>
    <w:link w:val="Heading1"/>
    <w:uiPriority w:val="9"/>
    <w:rsid w:val="00D64EC9"/>
    <w:rPr>
      <w:rFonts w:ascii="Times New Roman" w:eastAsiaTheme="minorEastAsia" w:hAnsi="Times New Roman" w:cs="Times New Roman"/>
      <w:b/>
      <w:bCs/>
      <w:color w:val="000000"/>
      <w:sz w:val="20"/>
      <w:szCs w:val="20"/>
    </w:rPr>
  </w:style>
  <w:style w:type="paragraph" w:styleId="NoSpacing">
    <w:name w:val="No Spacing"/>
    <w:aliases w:val="Authors"/>
    <w:basedOn w:val="Normal"/>
    <w:next w:val="Normal"/>
    <w:uiPriority w:val="1"/>
    <w:qFormat/>
    <w:rsid w:val="00085542"/>
    <w:pPr>
      <w:spacing w:after="0"/>
      <w:jc w:val="center"/>
    </w:pPr>
  </w:style>
  <w:style w:type="character" w:customStyle="1" w:styleId="Heading2Char">
    <w:name w:val="Heading 2 Char"/>
    <w:basedOn w:val="DefaultParagraphFont"/>
    <w:link w:val="Heading2"/>
    <w:uiPriority w:val="9"/>
    <w:rsid w:val="00D64EC9"/>
    <w:rPr>
      <w:rFonts w:ascii="Times New Roman" w:eastAsiaTheme="minorEastAsia" w:hAnsi="Times New Roman" w:cs="Times New Roman"/>
      <w:bCs/>
      <w:i/>
      <w:color w:val="000000"/>
      <w:sz w:val="20"/>
      <w:szCs w:val="20"/>
    </w:rPr>
  </w:style>
  <w:style w:type="paragraph" w:customStyle="1" w:styleId="Abstract">
    <w:name w:val="Abstract"/>
    <w:basedOn w:val="Normal"/>
    <w:qFormat/>
    <w:rsid w:val="00C944CE"/>
    <w:pPr>
      <w:ind w:left="1440" w:right="1080" w:firstLine="0"/>
    </w:pPr>
  </w:style>
  <w:style w:type="paragraph" w:customStyle="1" w:styleId="MainText">
    <w:name w:val="Main Text"/>
    <w:basedOn w:val="Normal"/>
    <w:qFormat/>
    <w:rsid w:val="002D1F41"/>
  </w:style>
  <w:style w:type="paragraph" w:customStyle="1" w:styleId="Affiliations">
    <w:name w:val="Affiliations"/>
    <w:basedOn w:val="Normal"/>
    <w:qFormat/>
    <w:rsid w:val="007F57E9"/>
    <w:pPr>
      <w:spacing w:after="0"/>
      <w:jc w:val="center"/>
    </w:pPr>
    <w:rPr>
      <w:i/>
      <w:iCs/>
    </w:rPr>
  </w:style>
  <w:style w:type="table" w:styleId="GridTable1Light">
    <w:name w:val="Grid Table 1 Light"/>
    <w:basedOn w:val="TableNormal"/>
    <w:uiPriority w:val="46"/>
    <w:rsid w:val="00FA4F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6166D2"/>
    <w:rPr>
      <w:rFonts w:ascii="Times New Roman" w:eastAsiaTheme="majorEastAsia" w:hAnsi="Times New Roman" w:cstheme="majorBidi"/>
      <w:bCs/>
      <w:color w:val="000000" w:themeColor="text1"/>
      <w:sz w:val="20"/>
      <w:szCs w:val="24"/>
    </w:rPr>
  </w:style>
  <w:style w:type="numbering" w:customStyle="1" w:styleId="CurrentList1">
    <w:name w:val="Current List1"/>
    <w:uiPriority w:val="99"/>
    <w:rsid w:val="00F7627D"/>
    <w:pPr>
      <w:numPr>
        <w:numId w:val="2"/>
      </w:numPr>
    </w:pPr>
  </w:style>
  <w:style w:type="numbering" w:customStyle="1" w:styleId="CurrentList2">
    <w:name w:val="Current List2"/>
    <w:uiPriority w:val="99"/>
    <w:rsid w:val="00F7627D"/>
    <w:pPr>
      <w:numPr>
        <w:numId w:val="3"/>
      </w:numPr>
    </w:pPr>
  </w:style>
  <w:style w:type="numbering" w:customStyle="1" w:styleId="CurrentList3">
    <w:name w:val="Current List3"/>
    <w:uiPriority w:val="99"/>
    <w:rsid w:val="00F7627D"/>
    <w:pPr>
      <w:numPr>
        <w:numId w:val="4"/>
      </w:numPr>
    </w:pPr>
  </w:style>
  <w:style w:type="numbering" w:styleId="111111">
    <w:name w:val="Outline List 2"/>
    <w:basedOn w:val="NoList"/>
    <w:uiPriority w:val="99"/>
    <w:semiHidden/>
    <w:unhideWhenUsed/>
    <w:rsid w:val="00F7627D"/>
    <w:pPr>
      <w:numPr>
        <w:numId w:val="5"/>
      </w:numPr>
    </w:pPr>
  </w:style>
  <w:style w:type="numbering" w:customStyle="1" w:styleId="CurrentList4">
    <w:name w:val="Current List4"/>
    <w:uiPriority w:val="99"/>
    <w:rsid w:val="006166D2"/>
    <w:pPr>
      <w:numPr>
        <w:numId w:val="6"/>
      </w:numPr>
    </w:pPr>
  </w:style>
  <w:style w:type="numbering" w:customStyle="1" w:styleId="CurrentList5">
    <w:name w:val="Current List5"/>
    <w:uiPriority w:val="99"/>
    <w:rsid w:val="006166D2"/>
    <w:pPr>
      <w:numPr>
        <w:numId w:val="7"/>
      </w:numPr>
    </w:pPr>
  </w:style>
  <w:style w:type="numbering" w:customStyle="1" w:styleId="CurrentList6">
    <w:name w:val="Current List6"/>
    <w:uiPriority w:val="99"/>
    <w:rsid w:val="006166D2"/>
    <w:pPr>
      <w:numPr>
        <w:numId w:val="8"/>
      </w:numPr>
    </w:pPr>
  </w:style>
  <w:style w:type="numbering" w:customStyle="1" w:styleId="CurrentList7">
    <w:name w:val="Current List7"/>
    <w:uiPriority w:val="99"/>
    <w:rsid w:val="006166D2"/>
    <w:pPr>
      <w:numPr>
        <w:numId w:val="9"/>
      </w:numPr>
    </w:pPr>
  </w:style>
  <w:style w:type="numbering" w:customStyle="1" w:styleId="CurrentList8">
    <w:name w:val="Current List8"/>
    <w:uiPriority w:val="99"/>
    <w:rsid w:val="005B3EF5"/>
    <w:pPr>
      <w:numPr>
        <w:numId w:val="10"/>
      </w:numPr>
    </w:pPr>
  </w:style>
  <w:style w:type="numbering" w:customStyle="1" w:styleId="CurrentList9">
    <w:name w:val="Current List9"/>
    <w:uiPriority w:val="99"/>
    <w:rsid w:val="005B3EF5"/>
    <w:pPr>
      <w:numPr>
        <w:numId w:val="11"/>
      </w:numPr>
    </w:pPr>
  </w:style>
  <w:style w:type="paragraph" w:styleId="Title">
    <w:name w:val="Title"/>
    <w:next w:val="Normal"/>
    <w:link w:val="TitleChar"/>
    <w:uiPriority w:val="10"/>
    <w:rsid w:val="008370C5"/>
    <w:pPr>
      <w:jc w:val="center"/>
    </w:pPr>
    <w:rPr>
      <w:rFonts w:ascii="Times New Roman" w:eastAsiaTheme="minorEastAsia" w:hAnsi="Times New Roman" w:cs="Times New Roman"/>
      <w:b/>
      <w:bCs/>
      <w:sz w:val="24"/>
      <w:szCs w:val="24"/>
      <w:shd w:val="clear" w:color="auto" w:fill="FFFFFF"/>
    </w:rPr>
  </w:style>
  <w:style w:type="character" w:customStyle="1" w:styleId="TitleChar">
    <w:name w:val="Title Char"/>
    <w:basedOn w:val="DefaultParagraphFont"/>
    <w:link w:val="Title"/>
    <w:uiPriority w:val="10"/>
    <w:rsid w:val="008370C5"/>
    <w:rPr>
      <w:rFonts w:ascii="Times New Roman" w:eastAsiaTheme="minorEastAsia" w:hAnsi="Times New Roman" w:cs="Times New Roman"/>
      <w:b/>
      <w:bCs/>
      <w:sz w:val="24"/>
      <w:szCs w:val="24"/>
    </w:rPr>
  </w:style>
  <w:style w:type="numbering" w:customStyle="1" w:styleId="CurrentList10">
    <w:name w:val="Current List10"/>
    <w:uiPriority w:val="99"/>
    <w:rsid w:val="00D22905"/>
    <w:pPr>
      <w:numPr>
        <w:numId w:val="12"/>
      </w:numPr>
    </w:pPr>
  </w:style>
  <w:style w:type="numbering" w:customStyle="1" w:styleId="CurrentList11">
    <w:name w:val="Current List11"/>
    <w:uiPriority w:val="99"/>
    <w:rsid w:val="00BB2D75"/>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12809">
      <w:bodyDiv w:val="1"/>
      <w:marLeft w:val="0"/>
      <w:marRight w:val="0"/>
      <w:marTop w:val="0"/>
      <w:marBottom w:val="0"/>
      <w:divBdr>
        <w:top w:val="none" w:sz="0" w:space="0" w:color="auto"/>
        <w:left w:val="none" w:sz="0" w:space="0" w:color="auto"/>
        <w:bottom w:val="none" w:sz="0" w:space="0" w:color="auto"/>
        <w:right w:val="none" w:sz="0" w:space="0" w:color="auto"/>
      </w:divBdr>
    </w:div>
    <w:div w:id="198787154">
      <w:bodyDiv w:val="1"/>
      <w:marLeft w:val="0"/>
      <w:marRight w:val="0"/>
      <w:marTop w:val="0"/>
      <w:marBottom w:val="0"/>
      <w:divBdr>
        <w:top w:val="none" w:sz="0" w:space="0" w:color="auto"/>
        <w:left w:val="none" w:sz="0" w:space="0" w:color="auto"/>
        <w:bottom w:val="none" w:sz="0" w:space="0" w:color="auto"/>
        <w:right w:val="none" w:sz="0" w:space="0" w:color="auto"/>
      </w:divBdr>
      <w:divsChild>
        <w:div w:id="125853848">
          <w:marLeft w:val="547"/>
          <w:marRight w:val="0"/>
          <w:marTop w:val="0"/>
          <w:marBottom w:val="0"/>
          <w:divBdr>
            <w:top w:val="none" w:sz="0" w:space="0" w:color="auto"/>
            <w:left w:val="none" w:sz="0" w:space="0" w:color="auto"/>
            <w:bottom w:val="none" w:sz="0" w:space="0" w:color="auto"/>
            <w:right w:val="none" w:sz="0" w:space="0" w:color="auto"/>
          </w:divBdr>
        </w:div>
        <w:div w:id="1083455849">
          <w:marLeft w:val="547"/>
          <w:marRight w:val="0"/>
          <w:marTop w:val="0"/>
          <w:marBottom w:val="0"/>
          <w:divBdr>
            <w:top w:val="none" w:sz="0" w:space="0" w:color="auto"/>
            <w:left w:val="none" w:sz="0" w:space="0" w:color="auto"/>
            <w:bottom w:val="none" w:sz="0" w:space="0" w:color="auto"/>
            <w:right w:val="none" w:sz="0" w:space="0" w:color="auto"/>
          </w:divBdr>
        </w:div>
        <w:div w:id="1655446466">
          <w:marLeft w:val="547"/>
          <w:marRight w:val="0"/>
          <w:marTop w:val="0"/>
          <w:marBottom w:val="0"/>
          <w:divBdr>
            <w:top w:val="none" w:sz="0" w:space="0" w:color="auto"/>
            <w:left w:val="none" w:sz="0" w:space="0" w:color="auto"/>
            <w:bottom w:val="none" w:sz="0" w:space="0" w:color="auto"/>
            <w:right w:val="none" w:sz="0" w:space="0" w:color="auto"/>
          </w:divBdr>
        </w:div>
      </w:divsChild>
    </w:div>
    <w:div w:id="439764078">
      <w:bodyDiv w:val="1"/>
      <w:marLeft w:val="0"/>
      <w:marRight w:val="0"/>
      <w:marTop w:val="0"/>
      <w:marBottom w:val="0"/>
      <w:divBdr>
        <w:top w:val="none" w:sz="0" w:space="0" w:color="auto"/>
        <w:left w:val="none" w:sz="0" w:space="0" w:color="auto"/>
        <w:bottom w:val="none" w:sz="0" w:space="0" w:color="auto"/>
        <w:right w:val="none" w:sz="0" w:space="0" w:color="auto"/>
      </w:divBdr>
      <w:divsChild>
        <w:div w:id="1225721337">
          <w:marLeft w:val="0"/>
          <w:marRight w:val="0"/>
          <w:marTop w:val="0"/>
          <w:marBottom w:val="0"/>
          <w:divBdr>
            <w:top w:val="none" w:sz="0" w:space="0" w:color="auto"/>
            <w:left w:val="none" w:sz="0" w:space="0" w:color="auto"/>
            <w:bottom w:val="none" w:sz="0" w:space="0" w:color="auto"/>
            <w:right w:val="none" w:sz="0" w:space="0" w:color="auto"/>
          </w:divBdr>
        </w:div>
      </w:divsChild>
    </w:div>
    <w:div w:id="640888259">
      <w:bodyDiv w:val="1"/>
      <w:marLeft w:val="0"/>
      <w:marRight w:val="0"/>
      <w:marTop w:val="0"/>
      <w:marBottom w:val="0"/>
      <w:divBdr>
        <w:top w:val="none" w:sz="0" w:space="0" w:color="auto"/>
        <w:left w:val="none" w:sz="0" w:space="0" w:color="auto"/>
        <w:bottom w:val="none" w:sz="0" w:space="0" w:color="auto"/>
        <w:right w:val="none" w:sz="0" w:space="0" w:color="auto"/>
      </w:divBdr>
      <w:divsChild>
        <w:div w:id="526525347">
          <w:marLeft w:val="0"/>
          <w:marRight w:val="0"/>
          <w:marTop w:val="0"/>
          <w:marBottom w:val="0"/>
          <w:divBdr>
            <w:top w:val="none" w:sz="0" w:space="0" w:color="auto"/>
            <w:left w:val="none" w:sz="0" w:space="0" w:color="auto"/>
            <w:bottom w:val="none" w:sz="0" w:space="0" w:color="auto"/>
            <w:right w:val="none" w:sz="0" w:space="0" w:color="auto"/>
          </w:divBdr>
        </w:div>
      </w:divsChild>
    </w:div>
    <w:div w:id="808518565">
      <w:bodyDiv w:val="1"/>
      <w:marLeft w:val="0"/>
      <w:marRight w:val="0"/>
      <w:marTop w:val="0"/>
      <w:marBottom w:val="0"/>
      <w:divBdr>
        <w:top w:val="none" w:sz="0" w:space="0" w:color="auto"/>
        <w:left w:val="none" w:sz="0" w:space="0" w:color="auto"/>
        <w:bottom w:val="none" w:sz="0" w:space="0" w:color="auto"/>
        <w:right w:val="none" w:sz="0" w:space="0" w:color="auto"/>
      </w:divBdr>
    </w:div>
    <w:div w:id="1344164158">
      <w:bodyDiv w:val="1"/>
      <w:marLeft w:val="0"/>
      <w:marRight w:val="0"/>
      <w:marTop w:val="0"/>
      <w:marBottom w:val="0"/>
      <w:divBdr>
        <w:top w:val="none" w:sz="0" w:space="0" w:color="auto"/>
        <w:left w:val="none" w:sz="0" w:space="0" w:color="auto"/>
        <w:bottom w:val="none" w:sz="0" w:space="0" w:color="auto"/>
        <w:right w:val="none" w:sz="0" w:space="0" w:color="auto"/>
      </w:divBdr>
    </w:div>
    <w:div w:id="1533151388">
      <w:bodyDiv w:val="1"/>
      <w:marLeft w:val="0"/>
      <w:marRight w:val="0"/>
      <w:marTop w:val="0"/>
      <w:marBottom w:val="0"/>
      <w:divBdr>
        <w:top w:val="none" w:sz="0" w:space="0" w:color="auto"/>
        <w:left w:val="none" w:sz="0" w:space="0" w:color="auto"/>
        <w:bottom w:val="none" w:sz="0" w:space="0" w:color="auto"/>
        <w:right w:val="none" w:sz="0" w:space="0" w:color="auto"/>
      </w:divBdr>
      <w:divsChild>
        <w:div w:id="662976475">
          <w:marLeft w:val="547"/>
          <w:marRight w:val="0"/>
          <w:marTop w:val="0"/>
          <w:marBottom w:val="0"/>
          <w:divBdr>
            <w:top w:val="none" w:sz="0" w:space="0" w:color="auto"/>
            <w:left w:val="none" w:sz="0" w:space="0" w:color="auto"/>
            <w:bottom w:val="none" w:sz="0" w:space="0" w:color="auto"/>
            <w:right w:val="none" w:sz="0" w:space="0" w:color="auto"/>
          </w:divBdr>
        </w:div>
      </w:divsChild>
    </w:div>
    <w:div w:id="1847012215">
      <w:bodyDiv w:val="1"/>
      <w:marLeft w:val="0"/>
      <w:marRight w:val="0"/>
      <w:marTop w:val="0"/>
      <w:marBottom w:val="0"/>
      <w:divBdr>
        <w:top w:val="none" w:sz="0" w:space="0" w:color="auto"/>
        <w:left w:val="none" w:sz="0" w:space="0" w:color="auto"/>
        <w:bottom w:val="none" w:sz="0" w:space="0" w:color="auto"/>
        <w:right w:val="none" w:sz="0" w:space="0" w:color="auto"/>
      </w:divBdr>
      <w:divsChild>
        <w:div w:id="1272973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795AB89E14DE44A3C2D338CFA92CE0" ma:contentTypeVersion="19" ma:contentTypeDescription="Create a new document." ma:contentTypeScope="" ma:versionID="b0581e7edf4c3027e839dbea7619cc98">
  <xsd:schema xmlns:xsd="http://www.w3.org/2001/XMLSchema" xmlns:xs="http://www.w3.org/2001/XMLSchema" xmlns:p="http://schemas.microsoft.com/office/2006/metadata/properties" xmlns:ns2="d7fc0a7d-09c4-4740-9ea0-c1d0c3f2b341" xmlns:ns3="d22b87ec-82fc-4b64-9e47-b681a2d69081" targetNamespace="http://schemas.microsoft.com/office/2006/metadata/properties" ma:root="true" ma:fieldsID="83f54b8b717402322b00d92ed1c65105" ns2:_="" ns3:_="">
    <xsd:import namespace="d7fc0a7d-09c4-4740-9ea0-c1d0c3f2b341"/>
    <xsd:import namespace="d22b87ec-82fc-4b64-9e47-b681a2d6908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c0a7d-09c4-4740-9ea0-c1d0c3f2b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da502c-7e40-4002-9fa7-8e5645d13f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2b87ec-82fc-4b64-9e47-b681a2d6908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209478-0f8d-4b20-a55b-c069e9f8641a}" ma:internalName="TaxCatchAll" ma:showField="CatchAllData" ma:web="d22b87ec-82fc-4b64-9e47-b681a2d69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22b87ec-82fc-4b64-9e47-b681a2d69081" xsi:nil="true"/>
    <lcf76f155ced4ddcb4097134ff3c332f xmlns="d7fc0a7d-09c4-4740-9ea0-c1d0c3f2b34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0979E-A750-4008-9AC5-0D681ECCD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c0a7d-09c4-4740-9ea0-c1d0c3f2b341"/>
    <ds:schemaRef ds:uri="d22b87ec-82fc-4b64-9e47-b681a2d690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9431E-7A29-4678-84D1-BC79371FE4AB}">
  <ds:schemaRefs>
    <ds:schemaRef ds:uri="http://schemas.microsoft.com/office/2006/metadata/properties"/>
    <ds:schemaRef ds:uri="http://schemas.microsoft.com/office/infopath/2007/PartnerControls"/>
    <ds:schemaRef ds:uri="d22b87ec-82fc-4b64-9e47-b681a2d69081"/>
    <ds:schemaRef ds:uri="d7fc0a7d-09c4-4740-9ea0-c1d0c3f2b341"/>
  </ds:schemaRefs>
</ds:datastoreItem>
</file>

<file path=customXml/itemProps3.xml><?xml version="1.0" encoding="utf-8"?>
<ds:datastoreItem xmlns:ds="http://schemas.openxmlformats.org/officeDocument/2006/customXml" ds:itemID="{E1B722D4-1115-4E02-A5E5-E3919CA474D8}">
  <ds:schemaRefs>
    <ds:schemaRef ds:uri="http://schemas.microsoft.com/sharepoint/v3/contenttype/forms"/>
  </ds:schemaRefs>
</ds:datastoreItem>
</file>

<file path=customXml/itemProps4.xml><?xml version="1.0" encoding="utf-8"?>
<ds:datastoreItem xmlns:ds="http://schemas.openxmlformats.org/officeDocument/2006/customXml" ds:itemID="{8AC0E7A0-CD0C-4BE3-97F6-246164AB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45587</Words>
  <Characters>259848</Characters>
  <Application>Microsoft Office Word</Application>
  <DocSecurity>0</DocSecurity>
  <Lines>2165</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Murcia Ruiz, Victor M.</dc:creator>
  <cp:keywords/>
  <dc:description/>
  <cp:lastModifiedBy>Heilman, Harlan Duvall</cp:lastModifiedBy>
  <cp:revision>2</cp:revision>
  <cp:lastPrinted>2026-08-25T17:47:00Z</cp:lastPrinted>
  <dcterms:created xsi:type="dcterms:W3CDTF">2026-08-30T21:00:00Z</dcterms:created>
  <dcterms:modified xsi:type="dcterms:W3CDTF">2026-08-30T21:00:00Z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0x0101006D795AB89E14DE44A3C2D338CFA92CE0</vt:lpwstr>
  </property>
  <property fmtid="{D5CDD505-2E9C-101B-9397-08002B2CF9AE}" pid="3" name="MediaServiceImageTags">
    <vt:lpwstr/>
  </property>
  <property fmtid="{D5CDD505-2E9C-101B-9397-08002B2CF9AE}" pid="4" name="ZOTERO_PREF_1">
    <vt:lpwstr>&lt;data data-version="3" zotero-version="9.0.6"&gt;&lt;session id="vKlI88Vg"/&gt;&lt;style id="http://www.zotero.org/styles/physical-review-letters" hasBibliography="1" bibliographyStyleHasBeenSet="1"/&gt;&lt;prefs&gt;&lt;pref name="fieldType" value="Field"/&gt;&lt;pref name="dontAskDel</vt:lpwstr>
  </property>
  <property fmtid="{D5CDD505-2E9C-101B-9397-08002B2CF9AE}" pid="5" name="ZOTERO_PREF_2">
    <vt:lpwstr>ayCitationUpdates" value="true"/&gt;&lt;/prefs&gt;&lt;/data&gt;</vt:lpwstr>
  </property>
</Properties>
</file>